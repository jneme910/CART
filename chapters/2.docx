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42529" w14:textId="77777777" w:rsidR="002E5E82" w:rsidRPr="002E5E82" w:rsidRDefault="002E5E82" w:rsidP="00582A4D">
      <w:pPr>
        <w:pStyle w:val="Title"/>
        <w:rPr>
          <w:rFonts w:eastAsia="Times New Roman"/>
        </w:rPr>
      </w:pPr>
      <w:r w:rsidRPr="002E5E82">
        <w:rPr>
          <w:rFonts w:eastAsia="Times New Roman"/>
        </w:rPr>
        <w:t>CART</w:t>
      </w:r>
    </w:p>
    <w:p w14:paraId="0F52846B" w14:textId="77777777" w:rsidR="002E5E82" w:rsidRPr="002E5E82" w:rsidRDefault="002E5E82" w:rsidP="00582A4D">
      <w:pPr>
        <w:pStyle w:val="Title"/>
        <w:rPr>
          <w:rFonts w:eastAsia="Times New Roman"/>
        </w:rPr>
      </w:pPr>
      <w:r w:rsidRPr="002E5E82">
        <w:rPr>
          <w:rFonts w:eastAsia="Times New Roman"/>
        </w:rPr>
        <w:t>Soil Data Access Web Services</w:t>
      </w:r>
    </w:p>
    <w:p w14:paraId="6BAEAD46" w14:textId="597756FA" w:rsidR="002E5E82" w:rsidRDefault="00D8695C" w:rsidP="002E5E82">
      <w:pPr>
        <w:spacing w:after="0" w:line="240" w:lineRule="auto"/>
        <w:rPr>
          <w:ins w:id="0" w:author="Achen, Aaron - NRCS, Lincoln, NE" w:date="2019-07-18T13:31:00Z"/>
          <w:rFonts w:ascii="Times New Roman" w:eastAsia="Times New Roman" w:hAnsi="Times New Roman" w:cs="Times New Roman"/>
          <w:sz w:val="24"/>
          <w:szCs w:val="24"/>
        </w:rPr>
      </w:pPr>
      <w:hyperlink r:id="rId8" w:history="1">
        <w:r w:rsidR="002E5E82" w:rsidRPr="002E5E82">
          <w:rPr>
            <w:rFonts w:ascii="Times New Roman" w:eastAsia="Times New Roman" w:hAnsi="Times New Roman" w:cs="Times New Roman"/>
            <w:color w:val="0000FF"/>
            <w:sz w:val="24"/>
            <w:szCs w:val="24"/>
            <w:bdr w:val="single" w:sz="6" w:space="0" w:color="auto" w:frame="1"/>
          </w:rPr>
          <w:t>View on GitHub</w:t>
        </w:r>
      </w:hyperlink>
    </w:p>
    <w:customXmlInsRangeStart w:id="1" w:author="Achen, Aaron - NRCS, Lincoln, NE" w:date="2019-07-18T13:31:00Z"/>
    <w:sdt>
      <w:sdtPr>
        <w:rPr>
          <w:b/>
          <w:bCs/>
          <w:smallCaps/>
        </w:rPr>
        <w:id w:val="1056906368"/>
        <w:docPartObj>
          <w:docPartGallery w:val="Table of Contents"/>
          <w:docPartUnique/>
        </w:docPartObj>
      </w:sdtPr>
      <w:sdtEndPr>
        <w:rPr>
          <w:b w:val="0"/>
          <w:bCs w:val="0"/>
          <w:smallCaps w:val="0"/>
          <w:noProof/>
        </w:rPr>
      </w:sdtEndPr>
      <w:sdtContent>
        <w:customXmlInsRangeEnd w:id="1"/>
        <w:p w14:paraId="7B52D1D0" w14:textId="245D1C75" w:rsidR="00B91251" w:rsidRPr="00263701" w:rsidRDefault="00B91251" w:rsidP="00582A4D">
          <w:pPr>
            <w:rPr>
              <w:ins w:id="2" w:author="Achen, Aaron - NRCS, Lincoln, NE" w:date="2019-07-18T13:31:00Z"/>
            </w:rPr>
          </w:pPr>
          <w:ins w:id="3" w:author="Achen, Aaron - NRCS, Lincoln, NE" w:date="2019-07-18T13:31:00Z">
            <w:r w:rsidRPr="00582A4D">
              <w:rPr>
                <w:rFonts w:ascii="Verdana" w:hAnsi="Verdana"/>
                <w:b/>
                <w:color w:val="33CC33"/>
                <w:sz w:val="36"/>
                <w:szCs w:val="36"/>
              </w:rPr>
              <w:t>Contents</w:t>
            </w:r>
          </w:ins>
        </w:p>
        <w:commentRangeStart w:id="4"/>
        <w:p w14:paraId="5AA57091" w14:textId="2072130A" w:rsidR="00263701" w:rsidRDefault="00B91251">
          <w:pPr>
            <w:pStyle w:val="TOC1"/>
            <w:rPr>
              <w:rFonts w:asciiTheme="minorHAnsi" w:hAnsiTheme="minorHAnsi"/>
              <w:b w:val="0"/>
              <w:sz w:val="22"/>
            </w:rPr>
          </w:pPr>
          <w:ins w:id="5" w:author="Achen, Aaron - NRCS, Lincoln, NE" w:date="2019-07-18T13:31:00Z">
            <w:r>
              <w:fldChar w:fldCharType="begin"/>
            </w:r>
            <w:r>
              <w:instrText xml:space="preserve"> TOC \o "1-3" \h \z \u </w:instrText>
            </w:r>
            <w:r>
              <w:fldChar w:fldCharType="separate"/>
            </w:r>
          </w:ins>
          <w:hyperlink w:anchor="_Toc16070842" w:history="1">
            <w:r w:rsidR="00263701" w:rsidRPr="00444211">
              <w:rPr>
                <w:rStyle w:val="Hyperlink"/>
                <w:rFonts w:eastAsia="Times New Roman"/>
              </w:rPr>
              <w:t>Conservation Assessment Ranking Tool (CART)</w:t>
            </w:r>
            <w:r w:rsidR="00263701">
              <w:rPr>
                <w:webHidden/>
              </w:rPr>
              <w:tab/>
            </w:r>
            <w:r w:rsidR="00263701">
              <w:rPr>
                <w:webHidden/>
              </w:rPr>
              <w:fldChar w:fldCharType="begin"/>
            </w:r>
            <w:r w:rsidR="00263701">
              <w:rPr>
                <w:webHidden/>
              </w:rPr>
              <w:instrText xml:space="preserve"> PAGEREF _Toc16070842 \h </w:instrText>
            </w:r>
            <w:r w:rsidR="00263701">
              <w:rPr>
                <w:webHidden/>
              </w:rPr>
            </w:r>
            <w:r w:rsidR="00263701">
              <w:rPr>
                <w:webHidden/>
              </w:rPr>
              <w:fldChar w:fldCharType="separate"/>
            </w:r>
            <w:r w:rsidR="00263701">
              <w:rPr>
                <w:webHidden/>
              </w:rPr>
              <w:t>1</w:t>
            </w:r>
            <w:r w:rsidR="00263701">
              <w:rPr>
                <w:webHidden/>
              </w:rPr>
              <w:fldChar w:fldCharType="end"/>
            </w:r>
          </w:hyperlink>
        </w:p>
        <w:p w14:paraId="17DC5706" w14:textId="68E7FBE0" w:rsidR="00263701" w:rsidRDefault="00D8695C">
          <w:pPr>
            <w:pStyle w:val="TOC1"/>
            <w:rPr>
              <w:rFonts w:asciiTheme="minorHAnsi" w:hAnsiTheme="minorHAnsi"/>
              <w:b w:val="0"/>
              <w:sz w:val="22"/>
            </w:rPr>
          </w:pPr>
          <w:hyperlink w:anchor="_Toc16070843" w:history="1">
            <w:r w:rsidR="00263701" w:rsidRPr="00444211">
              <w:rPr>
                <w:rStyle w:val="Hyperlink"/>
                <w:rFonts w:eastAsia="Times New Roman"/>
              </w:rPr>
              <w:t>Structured Query Language (SQL) Script for the Conservation Assessment Ranking Tool: Soil</w:t>
            </w:r>
            <w:r w:rsidR="00263701">
              <w:rPr>
                <w:webHidden/>
              </w:rPr>
              <w:tab/>
            </w:r>
            <w:r w:rsidR="00263701">
              <w:rPr>
                <w:webHidden/>
              </w:rPr>
              <w:fldChar w:fldCharType="begin"/>
            </w:r>
            <w:r w:rsidR="00263701">
              <w:rPr>
                <w:webHidden/>
              </w:rPr>
              <w:instrText xml:space="preserve"> PAGEREF _Toc16070843 \h </w:instrText>
            </w:r>
            <w:r w:rsidR="00263701">
              <w:rPr>
                <w:webHidden/>
              </w:rPr>
            </w:r>
            <w:r w:rsidR="00263701">
              <w:rPr>
                <w:webHidden/>
              </w:rPr>
              <w:fldChar w:fldCharType="separate"/>
            </w:r>
            <w:r w:rsidR="00263701">
              <w:rPr>
                <w:webHidden/>
              </w:rPr>
              <w:t>2</w:t>
            </w:r>
            <w:r w:rsidR="00263701">
              <w:rPr>
                <w:webHidden/>
              </w:rPr>
              <w:fldChar w:fldCharType="end"/>
            </w:r>
          </w:hyperlink>
        </w:p>
        <w:p w14:paraId="7B034DAE" w14:textId="04AD93AD" w:rsidR="00263701" w:rsidRDefault="00D8695C">
          <w:pPr>
            <w:pStyle w:val="TOC2"/>
            <w:tabs>
              <w:tab w:val="right" w:leader="dot" w:pos="9350"/>
            </w:tabs>
            <w:rPr>
              <w:rFonts w:asciiTheme="minorHAnsi" w:hAnsiTheme="minorHAnsi"/>
              <w:noProof/>
              <w:sz w:val="22"/>
            </w:rPr>
          </w:pPr>
          <w:hyperlink w:anchor="_Toc16070844" w:history="1">
            <w:r w:rsidR="00263701" w:rsidRPr="00444211">
              <w:rPr>
                <w:rStyle w:val="Hyperlink"/>
                <w:rFonts w:eastAsia="Times New Roman"/>
                <w:noProof/>
              </w:rPr>
              <w:t>Four Main Sections in CART that use Soils Data.</w:t>
            </w:r>
            <w:r w:rsidR="00263701">
              <w:rPr>
                <w:noProof/>
                <w:webHidden/>
              </w:rPr>
              <w:tab/>
            </w:r>
            <w:r w:rsidR="00263701">
              <w:rPr>
                <w:noProof/>
                <w:webHidden/>
              </w:rPr>
              <w:fldChar w:fldCharType="begin"/>
            </w:r>
            <w:r w:rsidR="00263701">
              <w:rPr>
                <w:noProof/>
                <w:webHidden/>
              </w:rPr>
              <w:instrText xml:space="preserve"> PAGEREF _Toc16070844 \h </w:instrText>
            </w:r>
            <w:r w:rsidR="00263701">
              <w:rPr>
                <w:noProof/>
                <w:webHidden/>
              </w:rPr>
            </w:r>
            <w:r w:rsidR="00263701">
              <w:rPr>
                <w:noProof/>
                <w:webHidden/>
              </w:rPr>
              <w:fldChar w:fldCharType="separate"/>
            </w:r>
            <w:r w:rsidR="00263701">
              <w:rPr>
                <w:noProof/>
                <w:webHidden/>
              </w:rPr>
              <w:t>2</w:t>
            </w:r>
            <w:r w:rsidR="00263701">
              <w:rPr>
                <w:noProof/>
                <w:webHidden/>
              </w:rPr>
              <w:fldChar w:fldCharType="end"/>
            </w:r>
          </w:hyperlink>
        </w:p>
        <w:p w14:paraId="48C7F782" w14:textId="3D373FCB" w:rsidR="00263701" w:rsidRDefault="00D8695C">
          <w:pPr>
            <w:pStyle w:val="TOC2"/>
            <w:tabs>
              <w:tab w:val="right" w:leader="dot" w:pos="9350"/>
            </w:tabs>
            <w:rPr>
              <w:rFonts w:asciiTheme="minorHAnsi" w:hAnsiTheme="minorHAnsi"/>
              <w:noProof/>
              <w:sz w:val="22"/>
            </w:rPr>
          </w:pPr>
          <w:hyperlink w:anchor="_Toc16070845" w:history="1">
            <w:r w:rsidR="00263701" w:rsidRPr="00444211">
              <w:rPr>
                <w:rStyle w:val="Hyperlink"/>
                <w:rFonts w:eastAsia="Times New Roman"/>
                <w:noProof/>
              </w:rPr>
              <w:t>Index to Documentation</w:t>
            </w:r>
            <w:r w:rsidR="00263701">
              <w:rPr>
                <w:noProof/>
                <w:webHidden/>
              </w:rPr>
              <w:tab/>
            </w:r>
            <w:r w:rsidR="00263701">
              <w:rPr>
                <w:noProof/>
                <w:webHidden/>
              </w:rPr>
              <w:fldChar w:fldCharType="begin"/>
            </w:r>
            <w:r w:rsidR="00263701">
              <w:rPr>
                <w:noProof/>
                <w:webHidden/>
              </w:rPr>
              <w:instrText xml:space="preserve"> PAGEREF _Toc16070845 \h </w:instrText>
            </w:r>
            <w:r w:rsidR="00263701">
              <w:rPr>
                <w:noProof/>
                <w:webHidden/>
              </w:rPr>
            </w:r>
            <w:r w:rsidR="00263701">
              <w:rPr>
                <w:noProof/>
                <w:webHidden/>
              </w:rPr>
              <w:fldChar w:fldCharType="separate"/>
            </w:r>
            <w:r w:rsidR="00263701">
              <w:rPr>
                <w:noProof/>
                <w:webHidden/>
              </w:rPr>
              <w:t>2</w:t>
            </w:r>
            <w:r w:rsidR="00263701">
              <w:rPr>
                <w:noProof/>
                <w:webHidden/>
              </w:rPr>
              <w:fldChar w:fldCharType="end"/>
            </w:r>
          </w:hyperlink>
        </w:p>
        <w:p w14:paraId="3A6F1443" w14:textId="681418AD" w:rsidR="00263701" w:rsidRDefault="00D8695C">
          <w:pPr>
            <w:pStyle w:val="TOC1"/>
            <w:rPr>
              <w:rFonts w:asciiTheme="minorHAnsi" w:hAnsiTheme="minorHAnsi"/>
              <w:b w:val="0"/>
              <w:sz w:val="22"/>
            </w:rPr>
          </w:pPr>
          <w:hyperlink w:anchor="_Toc16070846" w:history="1">
            <w:r w:rsidR="00263701" w:rsidRPr="00444211">
              <w:rPr>
                <w:rStyle w:val="Hyperlink"/>
                <w:rFonts w:eastAsia="Times New Roman"/>
              </w:rPr>
              <w:t>Resource Concerns</w:t>
            </w:r>
            <w:r w:rsidR="00263701">
              <w:rPr>
                <w:webHidden/>
              </w:rPr>
              <w:tab/>
            </w:r>
            <w:r w:rsidR="00263701">
              <w:rPr>
                <w:webHidden/>
              </w:rPr>
              <w:fldChar w:fldCharType="begin"/>
            </w:r>
            <w:r w:rsidR="00263701">
              <w:rPr>
                <w:webHidden/>
              </w:rPr>
              <w:instrText xml:space="preserve"> PAGEREF _Toc16070846 \h </w:instrText>
            </w:r>
            <w:r w:rsidR="00263701">
              <w:rPr>
                <w:webHidden/>
              </w:rPr>
            </w:r>
            <w:r w:rsidR="00263701">
              <w:rPr>
                <w:webHidden/>
              </w:rPr>
              <w:fldChar w:fldCharType="separate"/>
            </w:r>
            <w:r w:rsidR="00263701">
              <w:rPr>
                <w:webHidden/>
              </w:rPr>
              <w:t>3</w:t>
            </w:r>
            <w:r w:rsidR="00263701">
              <w:rPr>
                <w:webHidden/>
              </w:rPr>
              <w:fldChar w:fldCharType="end"/>
            </w:r>
          </w:hyperlink>
        </w:p>
        <w:p w14:paraId="5269269B" w14:textId="60A81BF3" w:rsidR="00263701" w:rsidRDefault="00D8695C">
          <w:pPr>
            <w:pStyle w:val="TOC2"/>
            <w:tabs>
              <w:tab w:val="right" w:leader="dot" w:pos="9350"/>
            </w:tabs>
            <w:rPr>
              <w:rFonts w:asciiTheme="minorHAnsi" w:hAnsiTheme="minorHAnsi"/>
              <w:noProof/>
              <w:sz w:val="22"/>
            </w:rPr>
          </w:pPr>
          <w:hyperlink w:anchor="_Toc16070847" w:history="1">
            <w:r w:rsidR="00263701" w:rsidRPr="00444211">
              <w:rPr>
                <w:rStyle w:val="Hyperlink"/>
                <w:rFonts w:eastAsia="Times New Roman"/>
                <w:noProof/>
              </w:rPr>
              <w:t>Soil Quality Degradation</w:t>
            </w:r>
            <w:r w:rsidR="00263701">
              <w:rPr>
                <w:noProof/>
                <w:webHidden/>
              </w:rPr>
              <w:tab/>
            </w:r>
            <w:r w:rsidR="00263701">
              <w:rPr>
                <w:noProof/>
                <w:webHidden/>
              </w:rPr>
              <w:fldChar w:fldCharType="begin"/>
            </w:r>
            <w:r w:rsidR="00263701">
              <w:rPr>
                <w:noProof/>
                <w:webHidden/>
              </w:rPr>
              <w:instrText xml:space="preserve"> PAGEREF _Toc16070847 \h </w:instrText>
            </w:r>
            <w:r w:rsidR="00263701">
              <w:rPr>
                <w:noProof/>
                <w:webHidden/>
              </w:rPr>
            </w:r>
            <w:r w:rsidR="00263701">
              <w:rPr>
                <w:noProof/>
                <w:webHidden/>
              </w:rPr>
              <w:fldChar w:fldCharType="separate"/>
            </w:r>
            <w:r w:rsidR="00263701">
              <w:rPr>
                <w:noProof/>
                <w:webHidden/>
              </w:rPr>
              <w:t>3</w:t>
            </w:r>
            <w:r w:rsidR="00263701">
              <w:rPr>
                <w:noProof/>
                <w:webHidden/>
              </w:rPr>
              <w:fldChar w:fldCharType="end"/>
            </w:r>
          </w:hyperlink>
        </w:p>
        <w:p w14:paraId="26FAE11A" w14:textId="421D878D" w:rsidR="00263701" w:rsidRDefault="00D8695C">
          <w:pPr>
            <w:pStyle w:val="TOC2"/>
            <w:tabs>
              <w:tab w:val="right" w:leader="dot" w:pos="9350"/>
            </w:tabs>
            <w:rPr>
              <w:rFonts w:asciiTheme="minorHAnsi" w:hAnsiTheme="minorHAnsi"/>
              <w:noProof/>
              <w:sz w:val="22"/>
            </w:rPr>
          </w:pPr>
          <w:hyperlink w:anchor="_Toc16070848" w:history="1">
            <w:r w:rsidR="00263701" w:rsidRPr="00444211">
              <w:rPr>
                <w:rStyle w:val="Hyperlink"/>
                <w:rFonts w:eastAsia="Times New Roman"/>
                <w:noProof/>
              </w:rPr>
              <w:t>Soil Data Access Requests by CART</w:t>
            </w:r>
            <w:r w:rsidR="00263701">
              <w:rPr>
                <w:noProof/>
                <w:webHidden/>
              </w:rPr>
              <w:tab/>
            </w:r>
            <w:r w:rsidR="00263701">
              <w:rPr>
                <w:noProof/>
                <w:webHidden/>
              </w:rPr>
              <w:fldChar w:fldCharType="begin"/>
            </w:r>
            <w:r w:rsidR="00263701">
              <w:rPr>
                <w:noProof/>
                <w:webHidden/>
              </w:rPr>
              <w:instrText xml:space="preserve"> PAGEREF _Toc16070848 \h </w:instrText>
            </w:r>
            <w:r w:rsidR="00263701">
              <w:rPr>
                <w:noProof/>
                <w:webHidden/>
              </w:rPr>
            </w:r>
            <w:r w:rsidR="00263701">
              <w:rPr>
                <w:noProof/>
                <w:webHidden/>
              </w:rPr>
              <w:fldChar w:fldCharType="separate"/>
            </w:r>
            <w:r w:rsidR="00263701">
              <w:rPr>
                <w:noProof/>
                <w:webHidden/>
              </w:rPr>
              <w:t>4</w:t>
            </w:r>
            <w:r w:rsidR="00263701">
              <w:rPr>
                <w:noProof/>
                <w:webHidden/>
              </w:rPr>
              <w:fldChar w:fldCharType="end"/>
            </w:r>
          </w:hyperlink>
        </w:p>
        <w:p w14:paraId="019A5F4B" w14:textId="0ED16E9D" w:rsidR="00263701" w:rsidRDefault="00D8695C">
          <w:pPr>
            <w:pStyle w:val="TOC2"/>
            <w:tabs>
              <w:tab w:val="right" w:leader="dot" w:pos="9350"/>
            </w:tabs>
            <w:rPr>
              <w:rFonts w:asciiTheme="minorHAnsi" w:hAnsiTheme="minorHAnsi"/>
              <w:noProof/>
              <w:sz w:val="22"/>
            </w:rPr>
          </w:pPr>
          <w:hyperlink w:anchor="_Toc16070849" w:history="1">
            <w:r w:rsidR="00263701" w:rsidRPr="00444211">
              <w:rPr>
                <w:rStyle w:val="Hyperlink"/>
                <w:rFonts w:eastAsia="Times New Roman"/>
                <w:noProof/>
              </w:rPr>
              <w:t>Map Data Processing</w:t>
            </w:r>
            <w:r w:rsidR="00263701">
              <w:rPr>
                <w:noProof/>
                <w:webHidden/>
              </w:rPr>
              <w:tab/>
            </w:r>
            <w:r w:rsidR="00263701">
              <w:rPr>
                <w:noProof/>
                <w:webHidden/>
              </w:rPr>
              <w:fldChar w:fldCharType="begin"/>
            </w:r>
            <w:r w:rsidR="00263701">
              <w:rPr>
                <w:noProof/>
                <w:webHidden/>
              </w:rPr>
              <w:instrText xml:space="preserve"> PAGEREF _Toc16070849 \h </w:instrText>
            </w:r>
            <w:r w:rsidR="00263701">
              <w:rPr>
                <w:noProof/>
                <w:webHidden/>
              </w:rPr>
            </w:r>
            <w:r w:rsidR="00263701">
              <w:rPr>
                <w:noProof/>
                <w:webHidden/>
              </w:rPr>
              <w:fldChar w:fldCharType="separate"/>
            </w:r>
            <w:r w:rsidR="00263701">
              <w:rPr>
                <w:noProof/>
                <w:webHidden/>
              </w:rPr>
              <w:t>5</w:t>
            </w:r>
            <w:r w:rsidR="00263701">
              <w:rPr>
                <w:noProof/>
                <w:webHidden/>
              </w:rPr>
              <w:fldChar w:fldCharType="end"/>
            </w:r>
          </w:hyperlink>
        </w:p>
        <w:p w14:paraId="1A46603E" w14:textId="628E3233" w:rsidR="00263701" w:rsidRDefault="00D8695C">
          <w:pPr>
            <w:pStyle w:val="TOC2"/>
            <w:tabs>
              <w:tab w:val="right" w:leader="dot" w:pos="9350"/>
            </w:tabs>
            <w:rPr>
              <w:rFonts w:asciiTheme="minorHAnsi" w:hAnsiTheme="minorHAnsi"/>
              <w:noProof/>
              <w:sz w:val="22"/>
            </w:rPr>
          </w:pPr>
          <w:hyperlink w:anchor="_Toc16070850" w:history="1">
            <w:r w:rsidR="00263701" w:rsidRPr="00444211">
              <w:rPr>
                <w:rStyle w:val="Hyperlink"/>
                <w:rFonts w:eastAsia="Times New Roman"/>
                <w:noProof/>
              </w:rPr>
              <w:t>Service Data</w:t>
            </w:r>
            <w:r w:rsidR="00263701">
              <w:rPr>
                <w:noProof/>
                <w:webHidden/>
              </w:rPr>
              <w:tab/>
            </w:r>
            <w:r w:rsidR="00263701">
              <w:rPr>
                <w:noProof/>
                <w:webHidden/>
              </w:rPr>
              <w:fldChar w:fldCharType="begin"/>
            </w:r>
            <w:r w:rsidR="00263701">
              <w:rPr>
                <w:noProof/>
                <w:webHidden/>
              </w:rPr>
              <w:instrText xml:space="preserve"> PAGEREF _Toc16070850 \h </w:instrText>
            </w:r>
            <w:r w:rsidR="00263701">
              <w:rPr>
                <w:noProof/>
                <w:webHidden/>
              </w:rPr>
            </w:r>
            <w:r w:rsidR="00263701">
              <w:rPr>
                <w:noProof/>
                <w:webHidden/>
              </w:rPr>
              <w:fldChar w:fldCharType="separate"/>
            </w:r>
            <w:r w:rsidR="00263701">
              <w:rPr>
                <w:noProof/>
                <w:webHidden/>
              </w:rPr>
              <w:t>6</w:t>
            </w:r>
            <w:r w:rsidR="00263701">
              <w:rPr>
                <w:noProof/>
                <w:webHidden/>
              </w:rPr>
              <w:fldChar w:fldCharType="end"/>
            </w:r>
          </w:hyperlink>
        </w:p>
        <w:p w14:paraId="18E6F382" w14:textId="13EC96AD" w:rsidR="00263701" w:rsidRDefault="00D8695C">
          <w:pPr>
            <w:pStyle w:val="TOC2"/>
            <w:tabs>
              <w:tab w:val="right" w:leader="dot" w:pos="9350"/>
            </w:tabs>
            <w:rPr>
              <w:rFonts w:asciiTheme="minorHAnsi" w:hAnsiTheme="minorHAnsi"/>
              <w:noProof/>
              <w:sz w:val="22"/>
            </w:rPr>
          </w:pPr>
          <w:hyperlink w:anchor="_Toc16070851" w:history="1">
            <w:r w:rsidR="00263701" w:rsidRPr="00444211">
              <w:rPr>
                <w:rStyle w:val="Hyperlink"/>
                <w:rFonts w:eastAsia="Times New Roman"/>
                <w:noProof/>
              </w:rPr>
              <w:t>Land Unit Detailed Ratings</w:t>
            </w:r>
            <w:r w:rsidR="00263701">
              <w:rPr>
                <w:noProof/>
                <w:webHidden/>
              </w:rPr>
              <w:tab/>
            </w:r>
            <w:r w:rsidR="00263701">
              <w:rPr>
                <w:noProof/>
                <w:webHidden/>
              </w:rPr>
              <w:fldChar w:fldCharType="begin"/>
            </w:r>
            <w:r w:rsidR="00263701">
              <w:rPr>
                <w:noProof/>
                <w:webHidden/>
              </w:rPr>
              <w:instrText xml:space="preserve"> PAGEREF _Toc16070851 \h </w:instrText>
            </w:r>
            <w:r w:rsidR="00263701">
              <w:rPr>
                <w:noProof/>
                <w:webHidden/>
              </w:rPr>
            </w:r>
            <w:r w:rsidR="00263701">
              <w:rPr>
                <w:noProof/>
                <w:webHidden/>
              </w:rPr>
              <w:fldChar w:fldCharType="separate"/>
            </w:r>
            <w:r w:rsidR="00263701">
              <w:rPr>
                <w:noProof/>
                <w:webHidden/>
              </w:rPr>
              <w:t>6</w:t>
            </w:r>
            <w:r w:rsidR="00263701">
              <w:rPr>
                <w:noProof/>
                <w:webHidden/>
              </w:rPr>
              <w:fldChar w:fldCharType="end"/>
            </w:r>
          </w:hyperlink>
        </w:p>
        <w:p w14:paraId="6F187E0E" w14:textId="53C056B8" w:rsidR="00263701" w:rsidRDefault="00D8695C">
          <w:pPr>
            <w:pStyle w:val="TOC2"/>
            <w:tabs>
              <w:tab w:val="right" w:leader="dot" w:pos="9350"/>
            </w:tabs>
            <w:rPr>
              <w:rFonts w:asciiTheme="minorHAnsi" w:hAnsiTheme="minorHAnsi"/>
              <w:noProof/>
              <w:sz w:val="22"/>
            </w:rPr>
          </w:pPr>
          <w:hyperlink w:anchor="_Toc16070852" w:history="1">
            <w:r w:rsidR="00263701" w:rsidRPr="00444211">
              <w:rPr>
                <w:rStyle w:val="Hyperlink"/>
                <w:rFonts w:eastAsia="Times New Roman"/>
                <w:noProof/>
              </w:rPr>
              <w:t>Final Land Unit Ratings</w:t>
            </w:r>
            <w:r w:rsidR="00263701">
              <w:rPr>
                <w:noProof/>
                <w:webHidden/>
              </w:rPr>
              <w:tab/>
            </w:r>
            <w:r w:rsidR="00263701">
              <w:rPr>
                <w:noProof/>
                <w:webHidden/>
              </w:rPr>
              <w:fldChar w:fldCharType="begin"/>
            </w:r>
            <w:r w:rsidR="00263701">
              <w:rPr>
                <w:noProof/>
                <w:webHidden/>
              </w:rPr>
              <w:instrText xml:space="preserve"> PAGEREF _Toc16070852 \h </w:instrText>
            </w:r>
            <w:r w:rsidR="00263701">
              <w:rPr>
                <w:noProof/>
                <w:webHidden/>
              </w:rPr>
            </w:r>
            <w:r w:rsidR="00263701">
              <w:rPr>
                <w:noProof/>
                <w:webHidden/>
              </w:rPr>
              <w:fldChar w:fldCharType="separate"/>
            </w:r>
            <w:r w:rsidR="00263701">
              <w:rPr>
                <w:noProof/>
                <w:webHidden/>
              </w:rPr>
              <w:t>7</w:t>
            </w:r>
            <w:r w:rsidR="00263701">
              <w:rPr>
                <w:noProof/>
                <w:webHidden/>
              </w:rPr>
              <w:fldChar w:fldCharType="end"/>
            </w:r>
          </w:hyperlink>
        </w:p>
        <w:p w14:paraId="19A8CDA5" w14:textId="5ACDD37F" w:rsidR="00263701" w:rsidRDefault="00D8695C">
          <w:pPr>
            <w:pStyle w:val="TOC1"/>
            <w:rPr>
              <w:rFonts w:asciiTheme="minorHAnsi" w:hAnsiTheme="minorHAnsi"/>
              <w:b w:val="0"/>
              <w:sz w:val="22"/>
            </w:rPr>
          </w:pPr>
          <w:hyperlink w:anchor="_Toc16070853" w:history="1">
            <w:r w:rsidR="00263701" w:rsidRPr="00444211">
              <w:rPr>
                <w:rStyle w:val="Hyperlink"/>
                <w:rFonts w:eastAsia="Times New Roman"/>
              </w:rPr>
              <w:t>Easements</w:t>
            </w:r>
            <w:r w:rsidR="00263701">
              <w:rPr>
                <w:webHidden/>
              </w:rPr>
              <w:tab/>
            </w:r>
            <w:r w:rsidR="00263701">
              <w:rPr>
                <w:webHidden/>
              </w:rPr>
              <w:fldChar w:fldCharType="begin"/>
            </w:r>
            <w:r w:rsidR="00263701">
              <w:rPr>
                <w:webHidden/>
              </w:rPr>
              <w:instrText xml:space="preserve"> PAGEREF _Toc16070853 \h </w:instrText>
            </w:r>
            <w:r w:rsidR="00263701">
              <w:rPr>
                <w:webHidden/>
              </w:rPr>
            </w:r>
            <w:r w:rsidR="00263701">
              <w:rPr>
                <w:webHidden/>
              </w:rPr>
              <w:fldChar w:fldCharType="separate"/>
            </w:r>
            <w:r w:rsidR="00263701">
              <w:rPr>
                <w:webHidden/>
              </w:rPr>
              <w:t>8</w:t>
            </w:r>
            <w:r w:rsidR="00263701">
              <w:rPr>
                <w:webHidden/>
              </w:rPr>
              <w:fldChar w:fldCharType="end"/>
            </w:r>
          </w:hyperlink>
        </w:p>
        <w:p w14:paraId="7BE5FA0C" w14:textId="5EEB9DF0" w:rsidR="00263701" w:rsidRDefault="00D8695C">
          <w:pPr>
            <w:pStyle w:val="TOC1"/>
            <w:rPr>
              <w:rFonts w:asciiTheme="minorHAnsi" w:hAnsiTheme="minorHAnsi"/>
              <w:b w:val="0"/>
              <w:sz w:val="22"/>
            </w:rPr>
          </w:pPr>
          <w:hyperlink w:anchor="_Toc16070854" w:history="1">
            <w:r w:rsidR="00263701" w:rsidRPr="00444211">
              <w:rPr>
                <w:rStyle w:val="Hyperlink"/>
                <w:rFonts w:eastAsia="Times New Roman"/>
              </w:rPr>
              <w:t>Environmental Evaluation (CPA-52)</w:t>
            </w:r>
            <w:r w:rsidR="00263701">
              <w:rPr>
                <w:webHidden/>
              </w:rPr>
              <w:tab/>
            </w:r>
            <w:r w:rsidR="00263701">
              <w:rPr>
                <w:webHidden/>
              </w:rPr>
              <w:fldChar w:fldCharType="begin"/>
            </w:r>
            <w:r w:rsidR="00263701">
              <w:rPr>
                <w:webHidden/>
              </w:rPr>
              <w:instrText xml:space="preserve"> PAGEREF _Toc16070854 \h </w:instrText>
            </w:r>
            <w:r w:rsidR="00263701">
              <w:rPr>
                <w:webHidden/>
              </w:rPr>
            </w:r>
            <w:r w:rsidR="00263701">
              <w:rPr>
                <w:webHidden/>
              </w:rPr>
              <w:fldChar w:fldCharType="separate"/>
            </w:r>
            <w:r w:rsidR="00263701">
              <w:rPr>
                <w:webHidden/>
              </w:rPr>
              <w:t>8</w:t>
            </w:r>
            <w:r w:rsidR="00263701">
              <w:rPr>
                <w:webHidden/>
              </w:rPr>
              <w:fldChar w:fldCharType="end"/>
            </w:r>
          </w:hyperlink>
        </w:p>
        <w:p w14:paraId="40B686A9" w14:textId="51C36CC2" w:rsidR="00263701" w:rsidRDefault="00D8695C">
          <w:pPr>
            <w:pStyle w:val="TOC1"/>
            <w:rPr>
              <w:rFonts w:asciiTheme="minorHAnsi" w:hAnsiTheme="minorHAnsi"/>
              <w:b w:val="0"/>
              <w:sz w:val="22"/>
            </w:rPr>
          </w:pPr>
          <w:hyperlink w:anchor="_Toc16070855" w:history="1">
            <w:r w:rsidR="00263701" w:rsidRPr="00444211">
              <w:rPr>
                <w:rStyle w:val="Hyperlink"/>
                <w:rFonts w:eastAsia="Times New Roman"/>
              </w:rPr>
              <w:t>Outcomes</w:t>
            </w:r>
            <w:r w:rsidR="00263701">
              <w:rPr>
                <w:webHidden/>
              </w:rPr>
              <w:tab/>
            </w:r>
            <w:r w:rsidR="00263701">
              <w:rPr>
                <w:webHidden/>
              </w:rPr>
              <w:fldChar w:fldCharType="begin"/>
            </w:r>
            <w:r w:rsidR="00263701">
              <w:rPr>
                <w:webHidden/>
              </w:rPr>
              <w:instrText xml:space="preserve"> PAGEREF _Toc16070855 \h </w:instrText>
            </w:r>
            <w:r w:rsidR="00263701">
              <w:rPr>
                <w:webHidden/>
              </w:rPr>
            </w:r>
            <w:r w:rsidR="00263701">
              <w:rPr>
                <w:webHidden/>
              </w:rPr>
              <w:fldChar w:fldCharType="separate"/>
            </w:r>
            <w:r w:rsidR="00263701">
              <w:rPr>
                <w:webHidden/>
              </w:rPr>
              <w:t>8</w:t>
            </w:r>
            <w:r w:rsidR="00263701">
              <w:rPr>
                <w:webHidden/>
              </w:rPr>
              <w:fldChar w:fldCharType="end"/>
            </w:r>
          </w:hyperlink>
        </w:p>
        <w:p w14:paraId="3558D53E" w14:textId="3746C915" w:rsidR="00263701" w:rsidRDefault="00D8695C">
          <w:pPr>
            <w:pStyle w:val="TOC1"/>
            <w:rPr>
              <w:rFonts w:asciiTheme="minorHAnsi" w:hAnsiTheme="minorHAnsi"/>
              <w:b w:val="0"/>
              <w:sz w:val="22"/>
            </w:rPr>
          </w:pPr>
          <w:hyperlink w:anchor="_Toc16070856" w:history="1">
            <w:r w:rsidR="00263701" w:rsidRPr="00444211">
              <w:rPr>
                <w:rStyle w:val="Hyperlink"/>
                <w:rFonts w:eastAsia="Times New Roman"/>
              </w:rPr>
              <w:t>Acknowledgements</w:t>
            </w:r>
            <w:r w:rsidR="00263701">
              <w:rPr>
                <w:webHidden/>
              </w:rPr>
              <w:tab/>
            </w:r>
            <w:r w:rsidR="00263701">
              <w:rPr>
                <w:webHidden/>
              </w:rPr>
              <w:fldChar w:fldCharType="begin"/>
            </w:r>
            <w:r w:rsidR="00263701">
              <w:rPr>
                <w:webHidden/>
              </w:rPr>
              <w:instrText xml:space="preserve"> PAGEREF _Toc16070856 \h </w:instrText>
            </w:r>
            <w:r w:rsidR="00263701">
              <w:rPr>
                <w:webHidden/>
              </w:rPr>
            </w:r>
            <w:r w:rsidR="00263701">
              <w:rPr>
                <w:webHidden/>
              </w:rPr>
              <w:fldChar w:fldCharType="separate"/>
            </w:r>
            <w:r w:rsidR="00263701">
              <w:rPr>
                <w:webHidden/>
              </w:rPr>
              <w:t>9</w:t>
            </w:r>
            <w:r w:rsidR="00263701">
              <w:rPr>
                <w:webHidden/>
              </w:rPr>
              <w:fldChar w:fldCharType="end"/>
            </w:r>
          </w:hyperlink>
        </w:p>
        <w:p w14:paraId="33480C67" w14:textId="44F3DE56" w:rsidR="00B91251" w:rsidRDefault="00B91251">
          <w:pPr>
            <w:rPr>
              <w:ins w:id="6" w:author="Achen, Aaron - NRCS, Lincoln, NE" w:date="2019-07-18T13:31:00Z"/>
            </w:rPr>
          </w:pPr>
          <w:ins w:id="7" w:author="Achen, Aaron - NRCS, Lincoln, NE" w:date="2019-07-18T13:31:00Z">
            <w:r>
              <w:rPr>
                <w:b/>
                <w:bCs/>
                <w:noProof/>
              </w:rPr>
              <w:fldChar w:fldCharType="end"/>
            </w:r>
          </w:ins>
          <w:commentRangeEnd w:id="4"/>
          <w:ins w:id="8" w:author="Achen, Aaron - NRCS, Lincoln, NE" w:date="2019-08-06T10:17:00Z">
            <w:r w:rsidR="0002080E">
              <w:rPr>
                <w:rStyle w:val="CommentReference"/>
              </w:rPr>
              <w:commentReference w:id="4"/>
            </w:r>
          </w:ins>
        </w:p>
        <w:customXmlInsRangeStart w:id="9" w:author="Achen, Aaron - NRCS, Lincoln, NE" w:date="2019-07-18T13:31:00Z"/>
      </w:sdtContent>
    </w:sdt>
    <w:customXmlInsRangeEnd w:id="9"/>
    <w:p w14:paraId="52508C43" w14:textId="77777777" w:rsidR="00B91251" w:rsidRPr="002E5E82" w:rsidRDefault="00B91251" w:rsidP="002E5E82">
      <w:pPr>
        <w:spacing w:after="0" w:line="240" w:lineRule="auto"/>
        <w:rPr>
          <w:rFonts w:ascii="Times New Roman" w:eastAsia="Times New Roman" w:hAnsi="Times New Roman" w:cs="Times New Roman"/>
          <w:sz w:val="24"/>
          <w:szCs w:val="24"/>
        </w:rPr>
      </w:pPr>
    </w:p>
    <w:p w14:paraId="273A3D4F" w14:textId="77777777" w:rsidR="002E5E82" w:rsidRPr="002E5E82" w:rsidRDefault="002E5E82" w:rsidP="00582A4D">
      <w:pPr>
        <w:pStyle w:val="Heading1"/>
        <w:rPr>
          <w:rFonts w:eastAsia="Times New Roman"/>
        </w:rPr>
      </w:pPr>
      <w:bookmarkStart w:id="10" w:name="_Toc16070842"/>
      <w:r w:rsidRPr="002A4015">
        <w:rPr>
          <w:rFonts w:eastAsia="Times New Roman"/>
        </w:rPr>
        <w:t>Conservation</w:t>
      </w:r>
      <w:r w:rsidRPr="002E5E82">
        <w:rPr>
          <w:rFonts w:eastAsia="Times New Roman"/>
        </w:rPr>
        <w:t xml:space="preserve"> Assessment Ranking Tool (CART)</w:t>
      </w:r>
      <w:bookmarkEnd w:id="10"/>
    </w:p>
    <w:p w14:paraId="004EC251" w14:textId="3F93D872"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Jason Nemecek and Steve Peaslee</w:t>
      </w:r>
    </w:p>
    <w:p w14:paraId="68813CE5"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July 15, 2019</w:t>
      </w:r>
    </w:p>
    <w:p w14:paraId="410A021F" w14:textId="4B0427A9"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The Conservation Assessment Ranking Tool (CART) </w:t>
      </w:r>
      <w:del w:id="11" w:author="Achen, Aaron - NRCS, Lincoln, NE" w:date="2019-07-18T09:20:00Z">
        <w:r w:rsidRPr="002E5E82" w:rsidDel="00A00E90">
          <w:rPr>
            <w:rFonts w:ascii="Times New Roman" w:eastAsia="Times New Roman" w:hAnsi="Times New Roman" w:cs="Times New Roman"/>
            <w:sz w:val="24"/>
            <w:szCs w:val="24"/>
          </w:rPr>
          <w:delText xml:space="preserve">will </w:delText>
        </w:r>
      </w:del>
      <w:ins w:id="12" w:author="Achen, Aaron - NRCS, Lincoln, NE" w:date="2019-07-18T09:20:00Z">
        <w:r w:rsidR="00A00E90">
          <w:rPr>
            <w:rFonts w:ascii="Times New Roman" w:eastAsia="Times New Roman" w:hAnsi="Times New Roman" w:cs="Times New Roman"/>
            <w:sz w:val="24"/>
            <w:szCs w:val="24"/>
          </w:rPr>
          <w:t>is designed for</w:t>
        </w:r>
      </w:ins>
      <w:ins w:id="13" w:author="Achen, Aaron - NRCS, Lincoln, NE" w:date="2019-07-18T09:12:00Z">
        <w:r w:rsidR="00825B82">
          <w:rPr>
            <w:rFonts w:ascii="Times New Roman" w:eastAsia="Times New Roman" w:hAnsi="Times New Roman" w:cs="Times New Roman"/>
            <w:sz w:val="24"/>
            <w:szCs w:val="24"/>
          </w:rPr>
          <w:t xml:space="preserve"> use in the </w:t>
        </w:r>
        <w:r w:rsidR="00825B82" w:rsidRPr="002E5E82">
          <w:rPr>
            <w:rFonts w:ascii="Times New Roman" w:eastAsia="Times New Roman" w:hAnsi="Times New Roman" w:cs="Times New Roman"/>
            <w:sz w:val="24"/>
            <w:szCs w:val="24"/>
          </w:rPr>
          <w:t xml:space="preserve">conservation planning process </w:t>
        </w:r>
        <w:r w:rsidR="00825B82">
          <w:rPr>
            <w:rFonts w:ascii="Times New Roman" w:eastAsia="Times New Roman" w:hAnsi="Times New Roman" w:cs="Times New Roman"/>
            <w:sz w:val="24"/>
            <w:szCs w:val="24"/>
          </w:rPr>
          <w:t xml:space="preserve">to </w:t>
        </w:r>
      </w:ins>
      <w:r w:rsidRPr="002E5E82">
        <w:rPr>
          <w:rFonts w:ascii="Times New Roman" w:eastAsia="Times New Roman" w:hAnsi="Times New Roman" w:cs="Times New Roman"/>
          <w:sz w:val="24"/>
          <w:szCs w:val="24"/>
        </w:rPr>
        <w:t xml:space="preserve">assess </w:t>
      </w:r>
      <w:del w:id="14" w:author="Achen, Aaron - NRCS, Lincoln, NE" w:date="2019-07-18T09:57:00Z">
        <w:r w:rsidRPr="002E5E82" w:rsidDel="00CD3DD4">
          <w:rPr>
            <w:rFonts w:ascii="Times New Roman" w:eastAsia="Times New Roman" w:hAnsi="Times New Roman" w:cs="Times New Roman"/>
            <w:sz w:val="24"/>
            <w:szCs w:val="24"/>
          </w:rPr>
          <w:delText xml:space="preserve">clients’ </w:delText>
        </w:r>
      </w:del>
      <w:r w:rsidRPr="002E5E82">
        <w:rPr>
          <w:rFonts w:ascii="Times New Roman" w:eastAsia="Times New Roman" w:hAnsi="Times New Roman" w:cs="Times New Roman"/>
          <w:sz w:val="24"/>
          <w:szCs w:val="24"/>
        </w:rPr>
        <w:t>resource concerns, planned practices, and site vulnerability</w:t>
      </w:r>
      <w:ins w:id="15" w:author="Achen, Aaron - NRCS, Lincoln, NE" w:date="2019-07-18T09:12:00Z">
        <w:r w:rsidR="00825B82">
          <w:rPr>
            <w:rFonts w:ascii="Times New Roman" w:eastAsia="Times New Roman" w:hAnsi="Times New Roman" w:cs="Times New Roman"/>
            <w:sz w:val="24"/>
            <w:szCs w:val="24"/>
          </w:rPr>
          <w:t>. It</w:t>
        </w:r>
      </w:ins>
      <w:r w:rsidRPr="002E5E82">
        <w:rPr>
          <w:rFonts w:ascii="Times New Roman" w:eastAsia="Times New Roman" w:hAnsi="Times New Roman" w:cs="Times New Roman"/>
          <w:sz w:val="24"/>
          <w:szCs w:val="24"/>
        </w:rPr>
        <w:t xml:space="preserve"> </w:t>
      </w:r>
      <w:del w:id="16" w:author="Achen, Aaron - NRCS, Lincoln, NE" w:date="2019-07-18T09:12:00Z">
        <w:r w:rsidRPr="002E5E82" w:rsidDel="00825B82">
          <w:rPr>
            <w:rFonts w:ascii="Times New Roman" w:eastAsia="Times New Roman" w:hAnsi="Times New Roman" w:cs="Times New Roman"/>
            <w:sz w:val="24"/>
            <w:szCs w:val="24"/>
          </w:rPr>
          <w:delText xml:space="preserve">as part of the conservation planning process and </w:delText>
        </w:r>
      </w:del>
      <w:del w:id="17" w:author="Achen, Aaron - NRCS, Lincoln, NE" w:date="2019-07-18T13:26:00Z">
        <w:r w:rsidRPr="002E5E82" w:rsidDel="00171627">
          <w:rPr>
            <w:rFonts w:ascii="Times New Roman" w:eastAsia="Times New Roman" w:hAnsi="Times New Roman" w:cs="Times New Roman"/>
            <w:sz w:val="24"/>
            <w:szCs w:val="24"/>
          </w:rPr>
          <w:delText xml:space="preserve">will </w:delText>
        </w:r>
      </w:del>
      <w:r w:rsidRPr="002E5E82">
        <w:rPr>
          <w:rFonts w:ascii="Times New Roman" w:eastAsia="Times New Roman" w:hAnsi="Times New Roman" w:cs="Times New Roman"/>
          <w:sz w:val="24"/>
          <w:szCs w:val="24"/>
        </w:rPr>
        <w:t>rank</w:t>
      </w:r>
      <w:ins w:id="18" w:author="Achen, Aaron - NRCS, Lincoln, NE" w:date="2019-07-18T13:26:00Z">
        <w:r w:rsidR="00171627">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 xml:space="preserve"> </w:t>
      </w:r>
      <w:del w:id="19" w:author="Achen, Aaron - NRCS, Lincoln, NE" w:date="2019-07-18T13:26:00Z">
        <w:r w:rsidRPr="002E5E82" w:rsidDel="00171627">
          <w:rPr>
            <w:rFonts w:ascii="Times New Roman" w:eastAsia="Times New Roman" w:hAnsi="Times New Roman" w:cs="Times New Roman"/>
            <w:sz w:val="24"/>
            <w:szCs w:val="24"/>
          </w:rPr>
          <w:delText xml:space="preserve">client </w:delText>
        </w:r>
      </w:del>
      <w:r w:rsidRPr="002E5E82">
        <w:rPr>
          <w:rFonts w:ascii="Times New Roman" w:eastAsia="Times New Roman" w:hAnsi="Times New Roman" w:cs="Times New Roman"/>
          <w:sz w:val="24"/>
          <w:szCs w:val="24"/>
        </w:rPr>
        <w:t xml:space="preserve">applications for </w:t>
      </w:r>
      <w:ins w:id="20" w:author="Achen, Aaron - NRCS, Lincoln, NE" w:date="2019-07-18T13:26:00Z">
        <w:r w:rsidR="00171627">
          <w:rPr>
            <w:rFonts w:ascii="Times New Roman" w:eastAsia="Times New Roman" w:hAnsi="Times New Roman" w:cs="Times New Roman"/>
            <w:sz w:val="24"/>
            <w:szCs w:val="24"/>
          </w:rPr>
          <w:t xml:space="preserve">USDA conservation </w:t>
        </w:r>
      </w:ins>
      <w:r w:rsidRPr="002E5E82">
        <w:rPr>
          <w:rFonts w:ascii="Times New Roman" w:eastAsia="Times New Roman" w:hAnsi="Times New Roman" w:cs="Times New Roman"/>
          <w:sz w:val="24"/>
          <w:szCs w:val="24"/>
        </w:rPr>
        <w:t>funding. CART starts with a site-specific risk threshold for each resource concern</w:t>
      </w:r>
      <w:ins w:id="21" w:author="Achen, Aaron - NRCS, Lincoln, NE" w:date="2019-07-18T09:12:00Z">
        <w:r w:rsidR="00825B8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del w:id="22" w:author="Achen, Aaron - NRCS, Lincoln, NE" w:date="2019-07-18T09:13:00Z">
        <w:r w:rsidRPr="002E5E82" w:rsidDel="00825B82">
          <w:rPr>
            <w:rFonts w:ascii="Times New Roman" w:eastAsia="Times New Roman" w:hAnsi="Times New Roman" w:cs="Times New Roman"/>
            <w:sz w:val="24"/>
            <w:szCs w:val="24"/>
          </w:rPr>
          <w:delText>that is</w:delText>
        </w:r>
      </w:del>
      <w:ins w:id="23" w:author="Achen, Aaron - NRCS, Lincoln, NE" w:date="2019-07-18T09:13:00Z">
        <w:r w:rsidR="00825B82">
          <w:rPr>
            <w:rFonts w:ascii="Times New Roman" w:eastAsia="Times New Roman" w:hAnsi="Times New Roman" w:cs="Times New Roman"/>
            <w:sz w:val="24"/>
            <w:szCs w:val="24"/>
          </w:rPr>
          <w:t xml:space="preserve">The </w:t>
        </w:r>
      </w:ins>
      <w:commentRangeStart w:id="24"/>
      <w:ins w:id="25" w:author="Achen, Aaron - NRCS, Lincoln, NE" w:date="2019-07-18T13:28:00Z">
        <w:r w:rsidR="00171627" w:rsidRPr="002A4015">
          <w:rPr>
            <w:rFonts w:ascii="Times New Roman" w:eastAsia="Times New Roman" w:hAnsi="Times New Roman" w:cs="Times New Roman"/>
            <w:sz w:val="24"/>
            <w:szCs w:val="24"/>
          </w:rPr>
          <w:t>thresholds</w:t>
        </w:r>
      </w:ins>
      <w:ins w:id="26" w:author="Achen, Aaron - NRCS, Lincoln, NE" w:date="2019-07-18T09:13:00Z">
        <w:r w:rsidR="00825B82" w:rsidRPr="002A4015">
          <w:rPr>
            <w:rFonts w:ascii="Times New Roman" w:eastAsia="Times New Roman" w:hAnsi="Times New Roman" w:cs="Times New Roman"/>
            <w:sz w:val="24"/>
            <w:szCs w:val="24"/>
          </w:rPr>
          <w:t xml:space="preserve"> </w:t>
        </w:r>
      </w:ins>
      <w:commentRangeEnd w:id="24"/>
      <w:ins w:id="27" w:author="Achen, Aaron - NRCS, Lincoln, NE" w:date="2019-07-18T09:14:00Z">
        <w:r w:rsidR="00825B82" w:rsidRPr="002A4015">
          <w:rPr>
            <w:rStyle w:val="CommentReference"/>
          </w:rPr>
          <w:commentReference w:id="24"/>
        </w:r>
      </w:ins>
      <w:ins w:id="28" w:author="Achen, Aaron - NRCS, Lincoln, NE" w:date="2019-07-18T09:13:00Z">
        <w:r w:rsidR="00825B82">
          <w:rPr>
            <w:rFonts w:ascii="Times New Roman" w:eastAsia="Times New Roman" w:hAnsi="Times New Roman" w:cs="Times New Roman"/>
            <w:sz w:val="24"/>
            <w:szCs w:val="24"/>
          </w:rPr>
          <w:t>are</w:t>
        </w:r>
      </w:ins>
      <w:r w:rsidRPr="002E5E82">
        <w:rPr>
          <w:rFonts w:ascii="Times New Roman" w:eastAsia="Times New Roman" w:hAnsi="Times New Roman" w:cs="Times New Roman"/>
          <w:sz w:val="24"/>
          <w:szCs w:val="24"/>
        </w:rPr>
        <w:t xml:space="preserve"> based on intrinsic site characteristics, </w:t>
      </w:r>
      <w:del w:id="29" w:author="Achen, Aaron - NRCS, Lincoln, NE" w:date="2019-07-18T09:13:00Z">
        <w:r w:rsidRPr="002E5E82" w:rsidDel="00825B82">
          <w:rPr>
            <w:rFonts w:ascii="Times New Roman" w:eastAsia="Times New Roman" w:hAnsi="Times New Roman" w:cs="Times New Roman"/>
            <w:sz w:val="24"/>
            <w:szCs w:val="24"/>
          </w:rPr>
          <w:delText xml:space="preserve">like </w:delText>
        </w:r>
      </w:del>
      <w:ins w:id="30" w:author="Achen, Aaron - NRCS, Lincoln, NE" w:date="2019-07-18T09:13:00Z">
        <w:r w:rsidR="00825B82">
          <w:rPr>
            <w:rFonts w:ascii="Times New Roman" w:eastAsia="Times New Roman" w:hAnsi="Times New Roman" w:cs="Times New Roman"/>
            <w:sz w:val="24"/>
            <w:szCs w:val="24"/>
          </w:rPr>
          <w:t xml:space="preserve">such as </w:t>
        </w:r>
      </w:ins>
      <w:r w:rsidRPr="002E5E82">
        <w:rPr>
          <w:rFonts w:ascii="Times New Roman" w:eastAsia="Times New Roman" w:hAnsi="Times New Roman" w:cs="Times New Roman"/>
          <w:sz w:val="24"/>
          <w:szCs w:val="24"/>
        </w:rPr>
        <w:t xml:space="preserve">soils and climate. The </w:t>
      </w:r>
      <w:del w:id="31" w:author="Achen, Aaron - NRCS, Lincoln, NE" w:date="2019-07-18T09:18:00Z">
        <w:r w:rsidRPr="002E5E82" w:rsidDel="00A00E90">
          <w:rPr>
            <w:rFonts w:ascii="Times New Roman" w:eastAsia="Times New Roman" w:hAnsi="Times New Roman" w:cs="Times New Roman"/>
            <w:sz w:val="24"/>
            <w:szCs w:val="24"/>
          </w:rPr>
          <w:delText xml:space="preserve">assessment </w:delText>
        </w:r>
      </w:del>
      <w:ins w:id="32" w:author="Achen, Aaron - NRCS, Lincoln, NE" w:date="2019-07-18T09:18:00Z">
        <w:r w:rsidR="00A00E90">
          <w:rPr>
            <w:rFonts w:ascii="Times New Roman" w:eastAsia="Times New Roman" w:hAnsi="Times New Roman" w:cs="Times New Roman"/>
            <w:sz w:val="24"/>
            <w:szCs w:val="24"/>
          </w:rPr>
          <w:t>tool</w:t>
        </w:r>
        <w:r w:rsidR="00A00E90" w:rsidRPr="002E5E82">
          <w:rPr>
            <w:rFonts w:ascii="Times New Roman" w:eastAsia="Times New Roman" w:hAnsi="Times New Roman" w:cs="Times New Roman"/>
            <w:sz w:val="24"/>
            <w:szCs w:val="24"/>
          </w:rPr>
          <w:t xml:space="preserve"> </w:t>
        </w:r>
      </w:ins>
      <w:del w:id="33" w:author="Achen, Aaron - NRCS, Lincoln, NE" w:date="2019-07-18T09:14:00Z">
        <w:r w:rsidRPr="002E5E82" w:rsidDel="00825B82">
          <w:rPr>
            <w:rFonts w:ascii="Times New Roman" w:eastAsia="Times New Roman" w:hAnsi="Times New Roman" w:cs="Times New Roman"/>
            <w:sz w:val="24"/>
            <w:szCs w:val="24"/>
          </w:rPr>
          <w:delText xml:space="preserve">then </w:delText>
        </w:r>
      </w:del>
      <w:r w:rsidRPr="002E5E82">
        <w:rPr>
          <w:rFonts w:ascii="Times New Roman" w:eastAsia="Times New Roman" w:hAnsi="Times New Roman" w:cs="Times New Roman"/>
          <w:sz w:val="24"/>
          <w:szCs w:val="24"/>
        </w:rPr>
        <w:t xml:space="preserve">evaluates the benefits of site-specific </w:t>
      </w:r>
      <w:ins w:id="34" w:author="Achen, Aaron - NRCS, Lincoln, NE" w:date="2019-07-18T13:20:00Z">
        <w:r w:rsidR="00171627">
          <w:rPr>
            <w:rFonts w:ascii="Times New Roman" w:eastAsia="Times New Roman" w:hAnsi="Times New Roman" w:cs="Times New Roman"/>
            <w:sz w:val="24"/>
            <w:szCs w:val="24"/>
          </w:rPr>
          <w:t xml:space="preserve">management </w:t>
        </w:r>
      </w:ins>
      <w:del w:id="35" w:author="Achen, Aaron - NRCS, Lincoln, NE" w:date="2019-07-18T09:58:00Z">
        <w:r w:rsidRPr="002E5E82" w:rsidDel="00CD3DD4">
          <w:rPr>
            <w:rFonts w:ascii="Times New Roman" w:eastAsia="Times New Roman" w:hAnsi="Times New Roman" w:cs="Times New Roman"/>
            <w:sz w:val="24"/>
            <w:szCs w:val="24"/>
          </w:rPr>
          <w:delText xml:space="preserve">management to determine when a </w:delText>
        </w:r>
      </w:del>
      <w:ins w:id="36" w:author="Achen, Aaron - NRCS, Lincoln, NE" w:date="2019-07-18T09:58:00Z">
        <w:r w:rsidR="00CD3DD4">
          <w:rPr>
            <w:rFonts w:ascii="Times New Roman" w:eastAsia="Times New Roman" w:hAnsi="Times New Roman" w:cs="Times New Roman"/>
            <w:sz w:val="24"/>
            <w:szCs w:val="24"/>
          </w:rPr>
          <w:t xml:space="preserve">for treating </w:t>
        </w:r>
      </w:ins>
      <w:r w:rsidRPr="002E5E82">
        <w:rPr>
          <w:rFonts w:ascii="Times New Roman" w:eastAsia="Times New Roman" w:hAnsi="Times New Roman" w:cs="Times New Roman"/>
          <w:sz w:val="24"/>
          <w:szCs w:val="24"/>
        </w:rPr>
        <w:t>resource concern</w:t>
      </w:r>
      <w:ins w:id="37" w:author="Achen, Aaron - NRCS, Lincoln, NE" w:date="2019-07-18T09:58:00Z">
        <w:r w:rsidR="00CD3DD4">
          <w:rPr>
            <w:rFonts w:ascii="Times New Roman" w:eastAsia="Times New Roman" w:hAnsi="Times New Roman" w:cs="Times New Roman"/>
            <w:sz w:val="24"/>
            <w:szCs w:val="24"/>
          </w:rPr>
          <w:t>s</w:t>
        </w:r>
      </w:ins>
      <w:del w:id="38" w:author="Achen, Aaron - NRCS, Lincoln, NE" w:date="2019-07-18T09:58:00Z">
        <w:r w:rsidRPr="002E5E82" w:rsidDel="00CD3DD4">
          <w:rPr>
            <w:rFonts w:ascii="Times New Roman" w:eastAsia="Times New Roman" w:hAnsi="Times New Roman" w:cs="Times New Roman"/>
            <w:sz w:val="24"/>
            <w:szCs w:val="24"/>
          </w:rPr>
          <w:delText xml:space="preserve"> is adequately treated</w:delText>
        </w:r>
      </w:del>
      <w:r w:rsidRPr="002E5E82">
        <w:rPr>
          <w:rFonts w:ascii="Times New Roman" w:eastAsia="Times New Roman" w:hAnsi="Times New Roman" w:cs="Times New Roman"/>
          <w:sz w:val="24"/>
          <w:szCs w:val="24"/>
        </w:rPr>
        <w:t xml:space="preserve">. </w:t>
      </w:r>
      <w:ins w:id="39" w:author="Achen, Aaron - NRCS, Lincoln, NE" w:date="2019-07-18T09:15:00Z">
        <w:r w:rsidR="00825B82">
          <w:rPr>
            <w:rFonts w:ascii="Times New Roman" w:eastAsia="Times New Roman" w:hAnsi="Times New Roman" w:cs="Times New Roman"/>
            <w:sz w:val="24"/>
            <w:szCs w:val="24"/>
          </w:rPr>
          <w:t xml:space="preserve">A </w:t>
        </w:r>
      </w:ins>
      <w:ins w:id="40" w:author="Achen, Aaron - NRCS, Lincoln, NE" w:date="2019-07-18T13:20:00Z">
        <w:r w:rsidR="00171627">
          <w:rPr>
            <w:rFonts w:ascii="Times New Roman" w:eastAsia="Times New Roman" w:hAnsi="Times New Roman" w:cs="Times New Roman"/>
            <w:sz w:val="24"/>
            <w:szCs w:val="24"/>
          </w:rPr>
          <w:t>“</w:t>
        </w:r>
      </w:ins>
      <w:del w:id="41" w:author="Achen, Aaron - NRCS, Lincoln, NE" w:date="2019-07-18T09:15:00Z">
        <w:r w:rsidRPr="002E5E82" w:rsidDel="00825B82">
          <w:rPr>
            <w:rFonts w:ascii="Times New Roman" w:eastAsia="Times New Roman" w:hAnsi="Times New Roman" w:cs="Times New Roman"/>
            <w:sz w:val="24"/>
            <w:szCs w:val="24"/>
          </w:rPr>
          <w:delText>M</w:delText>
        </w:r>
      </w:del>
      <w:ins w:id="42" w:author="Achen, Aaron - NRCS, Lincoln, NE" w:date="2019-07-18T09:15:00Z">
        <w:r w:rsidR="00825B82">
          <w:rPr>
            <w:rFonts w:ascii="Times New Roman" w:eastAsia="Times New Roman" w:hAnsi="Times New Roman" w:cs="Times New Roman"/>
            <w:sz w:val="24"/>
            <w:szCs w:val="24"/>
          </w:rPr>
          <w:t>m</w:t>
        </w:r>
      </w:ins>
      <w:r w:rsidRPr="002E5E82">
        <w:rPr>
          <w:rFonts w:ascii="Times New Roman" w:eastAsia="Times New Roman" w:hAnsi="Times New Roman" w:cs="Times New Roman"/>
          <w:sz w:val="24"/>
          <w:szCs w:val="24"/>
        </w:rPr>
        <w:t>anagement credit</w:t>
      </w:r>
      <w:ins w:id="43" w:author="Achen, Aaron - NRCS, Lincoln, NE" w:date="2019-07-18T13:20:00Z">
        <w:r w:rsidR="00171627">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ins w:id="44" w:author="Achen, Aaron - NRCS, Lincoln, NE" w:date="2019-07-18T09:15:00Z">
        <w:r w:rsidR="00825B82">
          <w:rPr>
            <w:rFonts w:ascii="Times New Roman" w:eastAsia="Times New Roman" w:hAnsi="Times New Roman" w:cs="Times New Roman"/>
            <w:sz w:val="24"/>
            <w:szCs w:val="24"/>
          </w:rPr>
          <w:t>score is assi</w:t>
        </w:r>
      </w:ins>
      <w:ins w:id="45" w:author="Achen, Aaron - NRCS, Lincoln, NE" w:date="2019-07-18T09:16:00Z">
        <w:r w:rsidR="00825B82">
          <w:rPr>
            <w:rFonts w:ascii="Times New Roman" w:eastAsia="Times New Roman" w:hAnsi="Times New Roman" w:cs="Times New Roman"/>
            <w:sz w:val="24"/>
            <w:szCs w:val="24"/>
          </w:rPr>
          <w:t xml:space="preserve">gned </w:t>
        </w:r>
      </w:ins>
      <w:ins w:id="46" w:author="Achen, Aaron - NRCS, Lincoln, NE" w:date="2019-07-18T09:59:00Z">
        <w:r w:rsidR="00CD3DD4">
          <w:rPr>
            <w:rFonts w:ascii="Times New Roman" w:eastAsia="Times New Roman" w:hAnsi="Times New Roman" w:cs="Times New Roman"/>
            <w:sz w:val="24"/>
            <w:szCs w:val="24"/>
          </w:rPr>
          <w:t xml:space="preserve">to each site </w:t>
        </w:r>
      </w:ins>
      <w:ins w:id="47" w:author="Achen, Aaron - NRCS, Lincoln, NE" w:date="2019-07-18T09:16:00Z">
        <w:r w:rsidR="00A00E90">
          <w:rPr>
            <w:rFonts w:ascii="Times New Roman" w:eastAsia="Times New Roman" w:hAnsi="Times New Roman" w:cs="Times New Roman"/>
            <w:sz w:val="24"/>
            <w:szCs w:val="24"/>
          </w:rPr>
          <w:t xml:space="preserve">based on such factors as </w:t>
        </w:r>
      </w:ins>
      <w:del w:id="48" w:author="Achen, Aaron - NRCS, Lincoln, NE" w:date="2019-07-18T09:16:00Z">
        <w:r w:rsidRPr="002E5E82" w:rsidDel="00A00E90">
          <w:rPr>
            <w:rFonts w:ascii="Times New Roman" w:eastAsia="Times New Roman" w:hAnsi="Times New Roman" w:cs="Times New Roman"/>
            <w:sz w:val="24"/>
            <w:szCs w:val="24"/>
          </w:rPr>
          <w:delText xml:space="preserve">includes </w:delText>
        </w:r>
      </w:del>
      <w:r w:rsidRPr="002E5E82">
        <w:rPr>
          <w:rFonts w:ascii="Times New Roman" w:eastAsia="Times New Roman" w:hAnsi="Times New Roman" w:cs="Times New Roman"/>
          <w:sz w:val="24"/>
          <w:szCs w:val="24"/>
        </w:rPr>
        <w:t xml:space="preserve">the </w:t>
      </w:r>
      <w:del w:id="49" w:author="Achen, Aaron - NRCS, Lincoln, NE" w:date="2019-07-18T09:16:00Z">
        <w:r w:rsidRPr="002E5E82" w:rsidDel="00A00E90">
          <w:rPr>
            <w:rFonts w:ascii="Times New Roman" w:eastAsia="Times New Roman" w:hAnsi="Times New Roman" w:cs="Times New Roman"/>
            <w:sz w:val="24"/>
            <w:szCs w:val="24"/>
          </w:rPr>
          <w:delText xml:space="preserve">ways </w:delText>
        </w:r>
      </w:del>
      <w:ins w:id="50" w:author="Achen, Aaron - NRCS, Lincoln, NE" w:date="2019-07-18T09:16:00Z">
        <w:r w:rsidR="00A00E90">
          <w:rPr>
            <w:rFonts w:ascii="Times New Roman" w:eastAsia="Times New Roman" w:hAnsi="Times New Roman" w:cs="Times New Roman"/>
            <w:sz w:val="24"/>
            <w:szCs w:val="24"/>
          </w:rPr>
          <w:t>methods used for</w:t>
        </w:r>
        <w:r w:rsidR="00A00E90"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crop</w:t>
      </w:r>
      <w:ins w:id="51" w:author="Achen, Aaron - NRCS, Lincoln, NE" w:date="2019-07-18T09:16:00Z">
        <w:r w:rsidR="00A00E90">
          <w:rPr>
            <w:rFonts w:ascii="Times New Roman" w:eastAsia="Times New Roman" w:hAnsi="Times New Roman" w:cs="Times New Roman"/>
            <w:sz w:val="24"/>
            <w:szCs w:val="24"/>
          </w:rPr>
          <w:t xml:space="preserve"> </w:t>
        </w:r>
      </w:ins>
      <w:del w:id="52" w:author="Achen, Aaron - NRCS, Lincoln, NE" w:date="2019-07-18T09:16:00Z">
        <w:r w:rsidRPr="002E5E82" w:rsidDel="00A00E90">
          <w:rPr>
            <w:rFonts w:ascii="Times New Roman" w:eastAsia="Times New Roman" w:hAnsi="Times New Roman" w:cs="Times New Roman"/>
            <w:sz w:val="24"/>
            <w:szCs w:val="24"/>
          </w:rPr>
          <w:delText xml:space="preserve">s are grown </w:delText>
        </w:r>
      </w:del>
      <w:ins w:id="53" w:author="Achen, Aaron - NRCS, Lincoln, NE" w:date="2019-07-18T09:16:00Z">
        <w:r w:rsidR="00A00E90">
          <w:rPr>
            <w:rFonts w:ascii="Times New Roman" w:eastAsia="Times New Roman" w:hAnsi="Times New Roman" w:cs="Times New Roman"/>
            <w:sz w:val="24"/>
            <w:szCs w:val="24"/>
          </w:rPr>
          <w:t xml:space="preserve">production </w:t>
        </w:r>
      </w:ins>
      <w:r w:rsidRPr="002E5E82">
        <w:rPr>
          <w:rFonts w:ascii="Times New Roman" w:eastAsia="Times New Roman" w:hAnsi="Times New Roman" w:cs="Times New Roman"/>
          <w:sz w:val="24"/>
          <w:szCs w:val="24"/>
        </w:rPr>
        <w:t xml:space="preserve">and </w:t>
      </w:r>
      <w:ins w:id="54" w:author="Achen, Aaron - NRCS, Lincoln, NE" w:date="2019-07-18T09:16:00Z">
        <w:r w:rsidR="00A00E90">
          <w:rPr>
            <w:rFonts w:ascii="Times New Roman" w:eastAsia="Times New Roman" w:hAnsi="Times New Roman" w:cs="Times New Roman"/>
            <w:sz w:val="24"/>
            <w:szCs w:val="24"/>
          </w:rPr>
          <w:t xml:space="preserve">the </w:t>
        </w:r>
      </w:ins>
      <w:r w:rsidRPr="002E5E82">
        <w:rPr>
          <w:rFonts w:ascii="Times New Roman" w:eastAsia="Times New Roman" w:hAnsi="Times New Roman" w:cs="Times New Roman"/>
          <w:sz w:val="24"/>
          <w:szCs w:val="24"/>
        </w:rPr>
        <w:t xml:space="preserve">conservation practices that are applied. </w:t>
      </w:r>
      <w:del w:id="55" w:author="Achen, Aaron - NRCS, Lincoln, NE" w:date="2019-07-18T09:59:00Z">
        <w:r w:rsidRPr="002E5E82" w:rsidDel="00CD3DD4">
          <w:rPr>
            <w:rFonts w:ascii="Times New Roman" w:eastAsia="Times New Roman" w:hAnsi="Times New Roman" w:cs="Times New Roman"/>
            <w:sz w:val="24"/>
            <w:szCs w:val="24"/>
          </w:rPr>
          <w:delText xml:space="preserve">Management credits </w:delText>
        </w:r>
      </w:del>
      <w:ins w:id="56" w:author="Achen, Aaron - NRCS, Lincoln, NE" w:date="2019-07-18T09:59:00Z">
        <w:r w:rsidR="00CD3DD4">
          <w:rPr>
            <w:rFonts w:ascii="Times New Roman" w:eastAsia="Times New Roman" w:hAnsi="Times New Roman" w:cs="Times New Roman"/>
            <w:sz w:val="24"/>
            <w:szCs w:val="24"/>
          </w:rPr>
          <w:t xml:space="preserve">The scores </w:t>
        </w:r>
      </w:ins>
      <w:r w:rsidRPr="002E5E82">
        <w:rPr>
          <w:rFonts w:ascii="Times New Roman" w:eastAsia="Times New Roman" w:hAnsi="Times New Roman" w:cs="Times New Roman"/>
          <w:sz w:val="24"/>
          <w:szCs w:val="24"/>
        </w:rPr>
        <w:t>are summed</w:t>
      </w:r>
      <w:ins w:id="57" w:author="Achen, Aaron - NRCS, Lincoln, NE" w:date="2019-07-18T09:21:00Z">
        <w:r w:rsidR="00A00E90">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and </w:t>
      </w:r>
      <w:ins w:id="58" w:author="Achen, Aaron - NRCS, Lincoln, NE" w:date="2019-07-18T09:21:00Z">
        <w:r w:rsidR="00A00E90">
          <w:rPr>
            <w:rFonts w:ascii="Times New Roman" w:eastAsia="Times New Roman" w:hAnsi="Times New Roman" w:cs="Times New Roman"/>
            <w:sz w:val="24"/>
            <w:szCs w:val="24"/>
          </w:rPr>
          <w:t xml:space="preserve">the total is </w:t>
        </w:r>
      </w:ins>
      <w:r w:rsidRPr="002E5E82">
        <w:rPr>
          <w:rFonts w:ascii="Times New Roman" w:eastAsia="Times New Roman" w:hAnsi="Times New Roman" w:cs="Times New Roman"/>
          <w:sz w:val="24"/>
          <w:szCs w:val="24"/>
        </w:rPr>
        <w:t xml:space="preserve">compared to the threshold for existing conditions and </w:t>
      </w:r>
      <w:ins w:id="59" w:author="Achen, Aaron - NRCS, Lincoln, NE" w:date="2019-07-18T09:21:00Z">
        <w:r w:rsidR="00A00E90">
          <w:rPr>
            <w:rFonts w:ascii="Times New Roman" w:eastAsia="Times New Roman" w:hAnsi="Times New Roman" w:cs="Times New Roman"/>
            <w:sz w:val="24"/>
            <w:szCs w:val="24"/>
          </w:rPr>
          <w:t xml:space="preserve">to </w:t>
        </w:r>
      </w:ins>
      <w:r w:rsidRPr="002E5E82">
        <w:rPr>
          <w:rFonts w:ascii="Times New Roman" w:eastAsia="Times New Roman" w:hAnsi="Times New Roman" w:cs="Times New Roman"/>
          <w:sz w:val="24"/>
          <w:szCs w:val="24"/>
        </w:rPr>
        <w:t xml:space="preserve">planning </w:t>
      </w:r>
      <w:commentRangeStart w:id="60"/>
      <w:r w:rsidRPr="002E5E82">
        <w:rPr>
          <w:rFonts w:ascii="Times New Roman" w:eastAsia="Times New Roman" w:hAnsi="Times New Roman" w:cs="Times New Roman"/>
          <w:sz w:val="24"/>
          <w:szCs w:val="24"/>
        </w:rPr>
        <w:t>alternatives</w:t>
      </w:r>
      <w:commentRangeEnd w:id="60"/>
      <w:r w:rsidR="0002080E">
        <w:rPr>
          <w:rStyle w:val="CommentReference"/>
        </w:rPr>
        <w:commentReference w:id="60"/>
      </w:r>
      <w:r w:rsidRPr="002E5E82">
        <w:rPr>
          <w:rFonts w:ascii="Times New Roman" w:eastAsia="Times New Roman" w:hAnsi="Times New Roman" w:cs="Times New Roman"/>
          <w:sz w:val="24"/>
          <w:szCs w:val="24"/>
        </w:rPr>
        <w:t xml:space="preserve">. </w:t>
      </w:r>
      <w:del w:id="61" w:author="Achen, Aaron - NRCS, Lincoln, NE" w:date="2019-07-18T09:23:00Z">
        <w:r w:rsidRPr="002E5E82" w:rsidDel="00A00E90">
          <w:rPr>
            <w:rFonts w:ascii="Times New Roman" w:eastAsia="Times New Roman" w:hAnsi="Times New Roman" w:cs="Times New Roman"/>
            <w:sz w:val="24"/>
            <w:szCs w:val="24"/>
          </w:rPr>
          <w:delText>For program ranking purposes, t</w:delText>
        </w:r>
      </w:del>
      <w:ins w:id="62" w:author="Achen, Aaron - NRCS, Lincoln, NE" w:date="2019-07-18T09:23:00Z">
        <w:r w:rsidR="00A00E90">
          <w:rPr>
            <w:rFonts w:ascii="Times New Roman" w:eastAsia="Times New Roman" w:hAnsi="Times New Roman" w:cs="Times New Roman"/>
            <w:sz w:val="24"/>
            <w:szCs w:val="24"/>
          </w:rPr>
          <w:t>T</w:t>
        </w:r>
      </w:ins>
      <w:r w:rsidRPr="002E5E82">
        <w:rPr>
          <w:rFonts w:ascii="Times New Roman" w:eastAsia="Times New Roman" w:hAnsi="Times New Roman" w:cs="Times New Roman"/>
          <w:sz w:val="24"/>
          <w:szCs w:val="24"/>
        </w:rPr>
        <w:t>he</w:t>
      </w:r>
      <w:del w:id="63" w:author="Achen, Aaron - NRCS, Lincoln, NE" w:date="2019-07-18T09:59:00Z">
        <w:r w:rsidRPr="002E5E82" w:rsidDel="00CD3DD4">
          <w:rPr>
            <w:rFonts w:ascii="Times New Roman" w:eastAsia="Times New Roman" w:hAnsi="Times New Roman" w:cs="Times New Roman"/>
            <w:sz w:val="24"/>
            <w:szCs w:val="24"/>
          </w:rPr>
          <w:delText>se</w:delText>
        </w:r>
      </w:del>
      <w:r w:rsidRPr="002E5E82">
        <w:rPr>
          <w:rFonts w:ascii="Times New Roman" w:eastAsia="Times New Roman" w:hAnsi="Times New Roman" w:cs="Times New Roman"/>
          <w:sz w:val="24"/>
          <w:szCs w:val="24"/>
        </w:rPr>
        <w:t xml:space="preserve"> </w:t>
      </w:r>
      <w:del w:id="64" w:author="Achen, Aaron - NRCS, Lincoln, NE" w:date="2019-07-18T09:23:00Z">
        <w:r w:rsidRPr="002E5E82" w:rsidDel="00A00E90">
          <w:rPr>
            <w:rFonts w:ascii="Times New Roman" w:eastAsia="Times New Roman" w:hAnsi="Times New Roman" w:cs="Times New Roman"/>
            <w:sz w:val="24"/>
            <w:szCs w:val="24"/>
          </w:rPr>
          <w:delText xml:space="preserve">same </w:delText>
        </w:r>
      </w:del>
      <w:del w:id="65" w:author="Achen, Aaron - NRCS, Lincoln, NE" w:date="2019-07-18T09:22:00Z">
        <w:r w:rsidRPr="002E5E82" w:rsidDel="00A00E90">
          <w:rPr>
            <w:rFonts w:ascii="Times New Roman" w:eastAsia="Times New Roman" w:hAnsi="Times New Roman" w:cs="Times New Roman"/>
            <w:sz w:val="24"/>
            <w:szCs w:val="24"/>
          </w:rPr>
          <w:delText xml:space="preserve">points </w:delText>
        </w:r>
      </w:del>
      <w:ins w:id="66" w:author="Achen, Aaron - NRCS, Lincoln, NE" w:date="2019-07-18T09:22:00Z">
        <w:r w:rsidR="00A00E90">
          <w:rPr>
            <w:rFonts w:ascii="Times New Roman" w:eastAsia="Times New Roman" w:hAnsi="Times New Roman" w:cs="Times New Roman"/>
            <w:sz w:val="24"/>
            <w:szCs w:val="24"/>
          </w:rPr>
          <w:t xml:space="preserve">scores </w:t>
        </w:r>
      </w:ins>
      <w:del w:id="67" w:author="Achen, Aaron - NRCS, Lincoln, NE" w:date="2019-07-18T09:59:00Z">
        <w:r w:rsidRPr="002E5E82" w:rsidDel="00CD3DD4">
          <w:rPr>
            <w:rFonts w:ascii="Times New Roman" w:eastAsia="Times New Roman" w:hAnsi="Times New Roman" w:cs="Times New Roman"/>
            <w:sz w:val="24"/>
            <w:szCs w:val="24"/>
          </w:rPr>
          <w:delText xml:space="preserve">are </w:delText>
        </w:r>
      </w:del>
      <w:ins w:id="68" w:author="Achen, Aaron - NRCS, Lincoln, NE" w:date="2019-07-18T09:59:00Z">
        <w:r w:rsidR="00CD3DD4">
          <w:rPr>
            <w:rFonts w:ascii="Times New Roman" w:eastAsia="Times New Roman" w:hAnsi="Times New Roman" w:cs="Times New Roman"/>
            <w:sz w:val="24"/>
            <w:szCs w:val="24"/>
          </w:rPr>
          <w:t xml:space="preserve">can </w:t>
        </w:r>
      </w:ins>
      <w:ins w:id="69" w:author="Achen, Aaron - NRCS, Lincoln, NE" w:date="2019-07-18T09:23:00Z">
        <w:r w:rsidR="00A00E90">
          <w:rPr>
            <w:rFonts w:ascii="Times New Roman" w:eastAsia="Times New Roman" w:hAnsi="Times New Roman" w:cs="Times New Roman"/>
            <w:sz w:val="24"/>
            <w:szCs w:val="24"/>
          </w:rPr>
          <w:t xml:space="preserve">also </w:t>
        </w:r>
      </w:ins>
      <w:ins w:id="70" w:author="Achen, Aaron - NRCS, Lincoln, NE" w:date="2019-07-18T10:00:00Z">
        <w:r w:rsidR="00CD3DD4">
          <w:rPr>
            <w:rFonts w:ascii="Times New Roman" w:eastAsia="Times New Roman" w:hAnsi="Times New Roman" w:cs="Times New Roman"/>
            <w:sz w:val="24"/>
            <w:szCs w:val="24"/>
          </w:rPr>
          <w:t xml:space="preserve">be </w:t>
        </w:r>
      </w:ins>
      <w:r w:rsidRPr="002E5E82">
        <w:rPr>
          <w:rFonts w:ascii="Times New Roman" w:eastAsia="Times New Roman" w:hAnsi="Times New Roman" w:cs="Times New Roman"/>
          <w:sz w:val="24"/>
          <w:szCs w:val="24"/>
        </w:rPr>
        <w:t xml:space="preserve">used </w:t>
      </w:r>
      <w:del w:id="71" w:author="Achen, Aaron - NRCS, Lincoln, NE" w:date="2019-07-18T09:23:00Z">
        <w:r w:rsidRPr="002E5E82" w:rsidDel="00A00E90">
          <w:rPr>
            <w:rFonts w:ascii="Times New Roman" w:eastAsia="Times New Roman" w:hAnsi="Times New Roman" w:cs="Times New Roman"/>
            <w:sz w:val="24"/>
            <w:szCs w:val="24"/>
          </w:rPr>
          <w:delText xml:space="preserve">as the basis for </w:delText>
        </w:r>
      </w:del>
      <w:ins w:id="72" w:author="Achen, Aaron - NRCS, Lincoln, NE" w:date="2019-07-18T09:23:00Z">
        <w:r w:rsidR="00A00E90">
          <w:rPr>
            <w:rFonts w:ascii="Times New Roman" w:eastAsia="Times New Roman" w:hAnsi="Times New Roman" w:cs="Times New Roman"/>
            <w:sz w:val="24"/>
            <w:szCs w:val="24"/>
          </w:rPr>
          <w:t xml:space="preserve">to </w:t>
        </w:r>
      </w:ins>
      <w:r w:rsidRPr="002E5E82">
        <w:rPr>
          <w:rFonts w:ascii="Times New Roman" w:eastAsia="Times New Roman" w:hAnsi="Times New Roman" w:cs="Times New Roman"/>
          <w:sz w:val="24"/>
          <w:szCs w:val="24"/>
        </w:rPr>
        <w:t>prioritiz</w:t>
      </w:r>
      <w:ins w:id="73" w:author="Achen, Aaron - NRCS, Lincoln, NE" w:date="2019-07-18T09:23:00Z">
        <w:r w:rsidR="00A00E90">
          <w:rPr>
            <w:rFonts w:ascii="Times New Roman" w:eastAsia="Times New Roman" w:hAnsi="Times New Roman" w:cs="Times New Roman"/>
            <w:sz w:val="24"/>
            <w:szCs w:val="24"/>
          </w:rPr>
          <w:t xml:space="preserve">e </w:t>
        </w:r>
        <w:r w:rsidR="00A00E90" w:rsidRPr="002E5E82">
          <w:rPr>
            <w:rFonts w:ascii="Times New Roman" w:eastAsia="Times New Roman" w:hAnsi="Times New Roman" w:cs="Times New Roman"/>
            <w:sz w:val="24"/>
            <w:szCs w:val="24"/>
          </w:rPr>
          <w:t>program ranking</w:t>
        </w:r>
      </w:ins>
      <w:del w:id="74" w:author="Achen, Aaron - NRCS, Lincoln, NE" w:date="2019-07-18T09:23:00Z">
        <w:r w:rsidRPr="002E5E82" w:rsidDel="00A00E90">
          <w:rPr>
            <w:rFonts w:ascii="Times New Roman" w:eastAsia="Times New Roman" w:hAnsi="Times New Roman" w:cs="Times New Roman"/>
            <w:sz w:val="24"/>
            <w:szCs w:val="24"/>
          </w:rPr>
          <w:delText>ation</w:delText>
        </w:r>
      </w:del>
      <w:r w:rsidRPr="002E5E82">
        <w:rPr>
          <w:rFonts w:ascii="Times New Roman" w:eastAsia="Times New Roman" w:hAnsi="Times New Roman" w:cs="Times New Roman"/>
          <w:sz w:val="24"/>
          <w:szCs w:val="24"/>
        </w:rPr>
        <w:t xml:space="preserve">, </w:t>
      </w:r>
      <w:del w:id="75" w:author="Achen, Aaron - NRCS, Lincoln, NE" w:date="2019-07-18T09:24:00Z">
        <w:r w:rsidRPr="002E5E82" w:rsidDel="00A00E90">
          <w:rPr>
            <w:rFonts w:ascii="Times New Roman" w:eastAsia="Times New Roman" w:hAnsi="Times New Roman" w:cs="Times New Roman"/>
            <w:sz w:val="24"/>
            <w:szCs w:val="24"/>
          </w:rPr>
          <w:delText xml:space="preserve">but ranking </w:delText>
        </w:r>
      </w:del>
      <w:ins w:id="76" w:author="Achen, Aaron - NRCS, Lincoln, NE" w:date="2019-07-18T09:24:00Z">
        <w:r w:rsidR="00A00E90">
          <w:rPr>
            <w:rFonts w:ascii="Times New Roman" w:eastAsia="Times New Roman" w:hAnsi="Times New Roman" w:cs="Times New Roman"/>
            <w:sz w:val="24"/>
            <w:szCs w:val="24"/>
          </w:rPr>
          <w:t xml:space="preserve">which </w:t>
        </w:r>
      </w:ins>
      <w:r w:rsidRPr="002E5E82">
        <w:rPr>
          <w:rFonts w:ascii="Times New Roman" w:eastAsia="Times New Roman" w:hAnsi="Times New Roman" w:cs="Times New Roman"/>
          <w:sz w:val="24"/>
          <w:szCs w:val="24"/>
        </w:rPr>
        <w:t>may be further modified by identified priorities, special considerations, or both.</w:t>
      </w:r>
    </w:p>
    <w:p w14:paraId="38003AD3" w14:textId="48CE2676" w:rsidR="002E5E82" w:rsidRPr="002E5E82" w:rsidRDefault="0002080E" w:rsidP="002E5E82">
      <w:pPr>
        <w:spacing w:beforeAutospacing="1" w:after="240" w:line="240" w:lineRule="auto"/>
        <w:rPr>
          <w:rFonts w:ascii="Times New Roman" w:eastAsia="Times New Roman" w:hAnsi="Times New Roman" w:cs="Times New Roman"/>
          <w:sz w:val="24"/>
          <w:szCs w:val="24"/>
        </w:rPr>
      </w:pPr>
      <w:ins w:id="77" w:author="Achen, Aaron - NRCS, Lincoln, NE" w:date="2019-08-06T10:22:00Z">
        <w:r>
          <w:rPr>
            <w:rFonts w:ascii="Times New Roman" w:eastAsia="Times New Roman" w:hAnsi="Times New Roman" w:cs="Times New Roman"/>
            <w:sz w:val="24"/>
            <w:szCs w:val="24"/>
          </w:rPr>
          <w:t>This documentation describes the SQL queries</w:t>
        </w:r>
      </w:ins>
      <w:ins w:id="78" w:author="Achen, Aaron - NRCS, Lincoln, NE" w:date="2019-08-06T10:23:00Z">
        <w:r>
          <w:rPr>
            <w:rFonts w:ascii="Times New Roman" w:eastAsia="Times New Roman" w:hAnsi="Times New Roman" w:cs="Times New Roman"/>
            <w:sz w:val="24"/>
            <w:szCs w:val="24"/>
          </w:rPr>
          <w:t xml:space="preserve"> that access soils data for CART.  </w:t>
        </w:r>
      </w:ins>
      <w:r w:rsidR="002E5E82" w:rsidRPr="002E5E82">
        <w:rPr>
          <w:rFonts w:ascii="Times New Roman" w:eastAsia="Times New Roman" w:hAnsi="Times New Roman" w:cs="Times New Roman"/>
          <w:sz w:val="24"/>
          <w:szCs w:val="24"/>
        </w:rPr>
        <w:t>Th</w:t>
      </w:r>
      <w:del w:id="79" w:author="Achen, Aaron - NRCS, Lincoln, NE" w:date="2019-07-18T09:56:00Z">
        <w:r w:rsidR="002E5E82" w:rsidRPr="002E5E82" w:rsidDel="00292A5A">
          <w:rPr>
            <w:rFonts w:ascii="Times New Roman" w:eastAsia="Times New Roman" w:hAnsi="Times New Roman" w:cs="Times New Roman"/>
            <w:sz w:val="24"/>
            <w:szCs w:val="24"/>
          </w:rPr>
          <w:delText>is</w:delText>
        </w:r>
      </w:del>
      <w:ins w:id="80" w:author="Achen, Aaron - NRCS, Lincoln, NE" w:date="2019-07-18T09:56:00Z">
        <w:r w:rsidR="00292A5A">
          <w:rPr>
            <w:rFonts w:ascii="Times New Roman" w:eastAsia="Times New Roman" w:hAnsi="Times New Roman" w:cs="Times New Roman"/>
            <w:sz w:val="24"/>
            <w:szCs w:val="24"/>
          </w:rPr>
          <w:t xml:space="preserve">e </w:t>
        </w:r>
      </w:ins>
      <w:del w:id="81" w:author="Achen, Aaron - NRCS, Lincoln, NE" w:date="2019-08-06T10:23:00Z">
        <w:r w:rsidR="002E5E82" w:rsidRPr="002E5E82" w:rsidDel="00BE1437">
          <w:rPr>
            <w:rFonts w:ascii="Times New Roman" w:eastAsia="Times New Roman" w:hAnsi="Times New Roman" w:cs="Times New Roman"/>
            <w:sz w:val="24"/>
            <w:szCs w:val="24"/>
          </w:rPr>
          <w:delText xml:space="preserve"> </w:delText>
        </w:r>
      </w:del>
      <w:r w:rsidR="002E5E82" w:rsidRPr="002E5E82">
        <w:rPr>
          <w:rFonts w:ascii="Times New Roman" w:eastAsia="Times New Roman" w:hAnsi="Times New Roman" w:cs="Times New Roman"/>
          <w:sz w:val="24"/>
          <w:szCs w:val="24"/>
        </w:rPr>
        <w:t>quer</w:t>
      </w:r>
      <w:del w:id="82" w:author="Achen, Aaron - NRCS, Lincoln, NE" w:date="2019-08-06T10:23:00Z">
        <w:r w:rsidR="002E5E82" w:rsidRPr="002E5E82" w:rsidDel="00BE1437">
          <w:rPr>
            <w:rFonts w:ascii="Times New Roman" w:eastAsia="Times New Roman" w:hAnsi="Times New Roman" w:cs="Times New Roman"/>
            <w:sz w:val="24"/>
            <w:szCs w:val="24"/>
          </w:rPr>
          <w:delText>y</w:delText>
        </w:r>
      </w:del>
      <w:ins w:id="83" w:author="Achen, Aaron - NRCS, Lincoln, NE" w:date="2019-08-06T10:23:00Z">
        <w:r w:rsidR="00BE1437">
          <w:rPr>
            <w:rFonts w:ascii="Times New Roman" w:eastAsia="Times New Roman" w:hAnsi="Times New Roman" w:cs="Times New Roman"/>
            <w:sz w:val="24"/>
            <w:szCs w:val="24"/>
          </w:rPr>
          <w:t>ies</w:t>
        </w:r>
      </w:ins>
      <w:r w:rsidR="002E5E82" w:rsidRPr="002E5E82">
        <w:rPr>
          <w:rFonts w:ascii="Times New Roman" w:eastAsia="Times New Roman" w:hAnsi="Times New Roman" w:cs="Times New Roman"/>
          <w:sz w:val="24"/>
          <w:szCs w:val="24"/>
        </w:rPr>
        <w:t xml:space="preserve"> </w:t>
      </w:r>
      <w:ins w:id="84" w:author="Achen, Aaron - NRCS, Lincoln, NE" w:date="2019-07-18T09:56:00Z">
        <w:r w:rsidR="00292A5A">
          <w:rPr>
            <w:rFonts w:ascii="Times New Roman" w:eastAsia="Times New Roman" w:hAnsi="Times New Roman" w:cs="Times New Roman"/>
            <w:sz w:val="24"/>
            <w:szCs w:val="24"/>
          </w:rPr>
          <w:t xml:space="preserve">described in this documentation </w:t>
        </w:r>
      </w:ins>
      <w:del w:id="85" w:author="Achen, Aaron - NRCS, Lincoln, NE" w:date="2019-07-18T09:56:00Z">
        <w:r w:rsidR="002E5E82" w:rsidRPr="002E5E82" w:rsidDel="00CD3DD4">
          <w:rPr>
            <w:rFonts w:ascii="Times New Roman" w:eastAsia="Times New Roman" w:hAnsi="Times New Roman" w:cs="Times New Roman"/>
            <w:sz w:val="24"/>
            <w:szCs w:val="24"/>
          </w:rPr>
          <w:delText xml:space="preserve">is meant to be </w:delText>
        </w:r>
      </w:del>
      <w:r w:rsidR="002E5E82" w:rsidRPr="002E5E82">
        <w:rPr>
          <w:rFonts w:ascii="Times New Roman" w:eastAsia="Times New Roman" w:hAnsi="Times New Roman" w:cs="Times New Roman"/>
          <w:sz w:val="24"/>
          <w:szCs w:val="24"/>
        </w:rPr>
        <w:t>run through the </w:t>
      </w:r>
      <w:hyperlink r:id="rId12" w:history="1">
        <w:r w:rsidR="002E5E82" w:rsidRPr="002E5E82">
          <w:rPr>
            <w:rFonts w:ascii="Times New Roman" w:eastAsia="Times New Roman" w:hAnsi="Times New Roman" w:cs="Times New Roman"/>
            <w:color w:val="1E6BB8"/>
            <w:sz w:val="24"/>
            <w:szCs w:val="24"/>
          </w:rPr>
          <w:t>Soil Data Access</w:t>
        </w:r>
      </w:hyperlink>
      <w:r w:rsidR="002E5E82" w:rsidRPr="002E5E82">
        <w:rPr>
          <w:rFonts w:ascii="Times New Roman" w:eastAsia="Times New Roman" w:hAnsi="Times New Roman" w:cs="Times New Roman"/>
          <w:sz w:val="24"/>
          <w:szCs w:val="24"/>
        </w:rPr>
        <w:t> </w:t>
      </w:r>
      <w:bookmarkStart w:id="86" w:name="_GoBack"/>
      <w:r w:rsidR="002E5E82" w:rsidRPr="002E5E82">
        <w:rPr>
          <w:rFonts w:ascii="Times New Roman" w:eastAsia="Times New Roman" w:hAnsi="Times New Roman" w:cs="Times New Roman"/>
          <w:sz w:val="24"/>
          <w:szCs w:val="24"/>
        </w:rPr>
        <w:t xml:space="preserve">tabular data query portal. </w:t>
      </w:r>
      <w:ins w:id="87" w:author="Achen, Aaron - NRCS, Lincoln, NE" w:date="2019-07-18T09:56:00Z">
        <w:r w:rsidR="00CD3DD4">
          <w:rPr>
            <w:rFonts w:ascii="Times New Roman" w:eastAsia="Times New Roman" w:hAnsi="Times New Roman" w:cs="Times New Roman"/>
            <w:sz w:val="24"/>
            <w:szCs w:val="24"/>
          </w:rPr>
          <w:t xml:space="preserve"> </w:t>
        </w:r>
      </w:ins>
      <w:r w:rsidR="002E5E82" w:rsidRPr="002E5E82">
        <w:rPr>
          <w:rFonts w:ascii="Times New Roman" w:eastAsia="Times New Roman" w:hAnsi="Times New Roman" w:cs="Times New Roman"/>
          <w:sz w:val="24"/>
          <w:szCs w:val="24"/>
        </w:rPr>
        <w:t>Th</w:t>
      </w:r>
      <w:ins w:id="88" w:author="Achen, Aaron - NRCS, Lincoln, NE" w:date="2019-07-18T09:57:00Z">
        <w:r w:rsidR="00CD3DD4">
          <w:rPr>
            <w:rFonts w:ascii="Times New Roman" w:eastAsia="Times New Roman" w:hAnsi="Times New Roman" w:cs="Times New Roman"/>
            <w:sz w:val="24"/>
            <w:szCs w:val="24"/>
          </w:rPr>
          <w:t>e portal</w:t>
        </w:r>
      </w:ins>
      <w:del w:id="89" w:author="Achen, Aaron - NRCS, Lincoln, NE" w:date="2019-07-18T09:57:00Z">
        <w:r w:rsidR="002E5E82" w:rsidRPr="002E5E82" w:rsidDel="00CD3DD4">
          <w:rPr>
            <w:rFonts w:ascii="Times New Roman" w:eastAsia="Times New Roman" w:hAnsi="Times New Roman" w:cs="Times New Roman"/>
            <w:sz w:val="24"/>
            <w:szCs w:val="24"/>
          </w:rPr>
          <w:delText>is</w:delText>
        </w:r>
      </w:del>
      <w:r w:rsidR="002E5E82" w:rsidRPr="002E5E82">
        <w:rPr>
          <w:rFonts w:ascii="Times New Roman" w:eastAsia="Times New Roman" w:hAnsi="Times New Roman" w:cs="Times New Roman"/>
          <w:sz w:val="24"/>
          <w:szCs w:val="24"/>
        </w:rPr>
        <w:t xml:space="preserve"> </w:t>
      </w:r>
      <w:del w:id="90" w:author="Achen, Aaron - NRCS, Lincoln, NE" w:date="2019-07-18T10:00:00Z">
        <w:r w:rsidR="002E5E82" w:rsidRPr="002E5E82" w:rsidDel="00E5651C">
          <w:rPr>
            <w:rFonts w:ascii="Times New Roman" w:eastAsia="Times New Roman" w:hAnsi="Times New Roman" w:cs="Times New Roman"/>
            <w:sz w:val="24"/>
            <w:szCs w:val="24"/>
          </w:rPr>
          <w:delText xml:space="preserve">interface </w:delText>
        </w:r>
      </w:del>
      <w:del w:id="91" w:author="Achen, Aaron - NRCS, Lincoln, NE" w:date="2019-08-06T10:23:00Z">
        <w:r w:rsidR="002E5E82" w:rsidRPr="002E5E82" w:rsidDel="00BE1437">
          <w:rPr>
            <w:rFonts w:ascii="Times New Roman" w:eastAsia="Times New Roman" w:hAnsi="Times New Roman" w:cs="Times New Roman"/>
            <w:sz w:val="24"/>
            <w:szCs w:val="24"/>
          </w:rPr>
          <w:delText xml:space="preserve">queries </w:delText>
        </w:r>
      </w:del>
      <w:ins w:id="92" w:author="Achen, Aaron - NRCS, Lincoln, NE" w:date="2019-08-06T10:23:00Z">
        <w:r w:rsidR="00BE1437">
          <w:rPr>
            <w:rFonts w:ascii="Times New Roman" w:eastAsia="Times New Roman" w:hAnsi="Times New Roman" w:cs="Times New Roman"/>
            <w:sz w:val="24"/>
            <w:szCs w:val="24"/>
          </w:rPr>
          <w:t>accesses</w:t>
        </w:r>
        <w:r w:rsidR="00BE1437" w:rsidRPr="002E5E82">
          <w:rPr>
            <w:rFonts w:ascii="Times New Roman" w:eastAsia="Times New Roman" w:hAnsi="Times New Roman" w:cs="Times New Roman"/>
            <w:sz w:val="24"/>
            <w:szCs w:val="24"/>
          </w:rPr>
          <w:t xml:space="preserve"> </w:t>
        </w:r>
      </w:ins>
      <w:r w:rsidR="002E5E82" w:rsidRPr="002E5E82">
        <w:rPr>
          <w:rFonts w:ascii="Times New Roman" w:eastAsia="Times New Roman" w:hAnsi="Times New Roman" w:cs="Times New Roman"/>
          <w:sz w:val="24"/>
          <w:szCs w:val="24"/>
        </w:rPr>
        <w:t>current databases maintained by the U.S. National Cooperative Soil Survey.</w:t>
      </w:r>
    </w:p>
    <w:p w14:paraId="7BDD8924" w14:textId="3EAF2310" w:rsidR="002E5E82" w:rsidRPr="002E5E82" w:rsidRDefault="002E5E82" w:rsidP="00582A4D">
      <w:pPr>
        <w:pStyle w:val="Heading1"/>
        <w:rPr>
          <w:rFonts w:eastAsia="Times New Roman"/>
        </w:rPr>
      </w:pPr>
      <w:bookmarkStart w:id="93" w:name="_Toc16070843"/>
      <w:bookmarkEnd w:id="86"/>
      <w:r w:rsidRPr="002E5E82">
        <w:rPr>
          <w:rFonts w:eastAsia="Times New Roman"/>
        </w:rPr>
        <w:lastRenderedPageBreak/>
        <w:t xml:space="preserve">Structured Query Language (SQL) </w:t>
      </w:r>
      <w:r w:rsidR="003615C3" w:rsidRPr="002E5E82">
        <w:rPr>
          <w:rFonts w:eastAsia="Times New Roman"/>
        </w:rPr>
        <w:t>Script</w:t>
      </w:r>
      <w:r w:rsidRPr="002E5E82">
        <w:rPr>
          <w:rFonts w:eastAsia="Times New Roman"/>
        </w:rPr>
        <w:t xml:space="preserve"> for the Conservation Assessment Ranking Tool</w:t>
      </w:r>
      <w:ins w:id="94" w:author="Achen, Aaron - NRCS, Lincoln, NE" w:date="2019-07-18T10:26:00Z">
        <w:r w:rsidR="003615C3">
          <w:rPr>
            <w:rFonts w:eastAsia="Times New Roman"/>
          </w:rPr>
          <w:t>:</w:t>
        </w:r>
      </w:ins>
      <w:r w:rsidRPr="002E5E82">
        <w:rPr>
          <w:rFonts w:eastAsia="Times New Roman"/>
        </w:rPr>
        <w:t xml:space="preserve"> </w:t>
      </w:r>
      <w:del w:id="95" w:author="Achen, Aaron - NRCS, Lincoln, NE" w:date="2019-07-18T10:26:00Z">
        <w:r w:rsidRPr="002E5E82" w:rsidDel="003615C3">
          <w:rPr>
            <w:rFonts w:eastAsia="Times New Roman"/>
          </w:rPr>
          <w:delText>s</w:delText>
        </w:r>
      </w:del>
      <w:ins w:id="96" w:author="Achen, Aaron - NRCS, Lincoln, NE" w:date="2019-07-18T10:26:00Z">
        <w:r w:rsidR="003615C3">
          <w:rPr>
            <w:rFonts w:eastAsia="Times New Roman"/>
          </w:rPr>
          <w:t>S</w:t>
        </w:r>
      </w:ins>
      <w:r w:rsidRPr="002E5E82">
        <w:rPr>
          <w:rFonts w:eastAsia="Times New Roman"/>
        </w:rPr>
        <w:t>oil</w:t>
      </w:r>
      <w:del w:id="97" w:author="Achen, Aaron - NRCS, Lincoln, NE" w:date="2019-07-18T10:26:00Z">
        <w:r w:rsidRPr="002E5E82" w:rsidDel="003615C3">
          <w:rPr>
            <w:rFonts w:eastAsia="Times New Roman"/>
          </w:rPr>
          <w:delText>.</w:delText>
        </w:r>
      </w:del>
      <w:bookmarkEnd w:id="93"/>
    </w:p>
    <w:p w14:paraId="7CE317C5" w14:textId="27A66851" w:rsidR="002E5E82" w:rsidRPr="002E5E82" w:rsidRDefault="002E5E82" w:rsidP="002E5E82">
      <w:pPr>
        <w:numPr>
          <w:ilvl w:val="0"/>
          <w:numId w:val="24"/>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SQL Server version: </w:t>
      </w:r>
      <w:hyperlink r:id="rId13" w:history="1">
        <w:r w:rsidRPr="002E5E82">
          <w:rPr>
            <w:rFonts w:ascii="Times New Roman" w:eastAsia="Times New Roman" w:hAnsi="Times New Roman" w:cs="Times New Roman"/>
            <w:color w:val="1E6BB8"/>
            <w:sz w:val="24"/>
            <w:szCs w:val="24"/>
          </w:rPr>
          <w:t>Click here</w:t>
        </w:r>
      </w:hyperlink>
      <w:ins w:id="98" w:author="Achen, Aaron - NRCS, Lincoln, NE" w:date="2019-08-06T10:24:00Z">
        <w:r w:rsidR="00BE1437">
          <w:rPr>
            <w:rFonts w:ascii="Times New Roman" w:eastAsia="Times New Roman" w:hAnsi="Times New Roman" w:cs="Times New Roman"/>
            <w:color w:val="1E6BB8"/>
            <w:sz w:val="24"/>
            <w:szCs w:val="24"/>
          </w:rPr>
          <w:t>.</w:t>
        </w:r>
      </w:ins>
    </w:p>
    <w:p w14:paraId="2F13DDC6" w14:textId="35FCB109" w:rsidR="002E5E82" w:rsidRPr="002E5E82" w:rsidRDefault="002E5E82" w:rsidP="002E5E82">
      <w:pPr>
        <w:numPr>
          <w:ilvl w:val="0"/>
          <w:numId w:val="24"/>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Data Access SQL version: </w:t>
      </w:r>
      <w:hyperlink r:id="rId14" w:history="1">
        <w:r w:rsidRPr="002E5E82">
          <w:rPr>
            <w:rFonts w:ascii="Times New Roman" w:eastAsia="Times New Roman" w:hAnsi="Times New Roman" w:cs="Times New Roman"/>
            <w:color w:val="1E6BB8"/>
            <w:sz w:val="24"/>
            <w:szCs w:val="24"/>
          </w:rPr>
          <w:t>Click here</w:t>
        </w:r>
      </w:hyperlink>
      <w:ins w:id="99" w:author="Achen, Aaron - NRCS, Lincoln, NE" w:date="2019-08-06T10:24:00Z">
        <w:r w:rsidR="00BE1437">
          <w:rPr>
            <w:rFonts w:ascii="Times New Roman" w:eastAsia="Times New Roman" w:hAnsi="Times New Roman" w:cs="Times New Roman"/>
            <w:color w:val="1E6BB8"/>
            <w:sz w:val="24"/>
            <w:szCs w:val="24"/>
          </w:rPr>
          <w:t>.</w:t>
        </w:r>
      </w:ins>
    </w:p>
    <w:p w14:paraId="282FBC7D" w14:textId="3A20764B" w:rsidR="002E5E82" w:rsidRPr="002E5E82" w:rsidRDefault="002E5E82" w:rsidP="002E5E82">
      <w:pPr>
        <w:numPr>
          <w:ilvl w:val="0"/>
          <w:numId w:val="24"/>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Area of Interest (AOI) Geometry examples to </w:t>
      </w:r>
      <w:del w:id="100" w:author="Achen, Aaron - NRCS, Lincoln, NE" w:date="2019-07-18T13:21:00Z">
        <w:r w:rsidRPr="002E5E82" w:rsidDel="00171627">
          <w:rPr>
            <w:rFonts w:ascii="Times New Roman" w:eastAsia="Times New Roman" w:hAnsi="Times New Roman" w:cs="Times New Roman"/>
            <w:sz w:val="24"/>
            <w:szCs w:val="24"/>
          </w:rPr>
          <w:delText>insert and replace</w:delText>
        </w:r>
      </w:del>
      <w:ins w:id="101" w:author="Achen, Aaron - NRCS, Lincoln, NE" w:date="2019-07-18T13:21:00Z">
        <w:r w:rsidR="00171627">
          <w:rPr>
            <w:rFonts w:ascii="Times New Roman" w:eastAsia="Times New Roman" w:hAnsi="Times New Roman" w:cs="Times New Roman"/>
            <w:sz w:val="24"/>
            <w:szCs w:val="24"/>
          </w:rPr>
          <w:t>copy</w:t>
        </w:r>
      </w:ins>
      <w:r w:rsidRPr="002E5E82">
        <w:rPr>
          <w:rFonts w:ascii="Times New Roman" w:eastAsia="Times New Roman" w:hAnsi="Times New Roman" w:cs="Times New Roman"/>
          <w:sz w:val="24"/>
          <w:szCs w:val="24"/>
        </w:rPr>
        <w:t xml:space="preserve"> into </w:t>
      </w:r>
      <w:ins w:id="102" w:author="Achen, Aaron - NRCS, Lincoln, NE" w:date="2019-07-18T10:01:00Z">
        <w:r w:rsidR="00E5651C">
          <w:rPr>
            <w:rFonts w:ascii="Times New Roman" w:eastAsia="Times New Roman" w:hAnsi="Times New Roman" w:cs="Times New Roman"/>
            <w:sz w:val="24"/>
            <w:szCs w:val="24"/>
          </w:rPr>
          <w:t xml:space="preserve">the </w:t>
        </w:r>
      </w:ins>
      <w:del w:id="103" w:author="Achen, Aaron - NRCS, Lincoln, NE" w:date="2019-07-18T09:08:00Z">
        <w:r w:rsidRPr="002E5E82" w:rsidDel="00825B82">
          <w:rPr>
            <w:rFonts w:ascii="Times New Roman" w:eastAsia="Times New Roman" w:hAnsi="Times New Roman" w:cs="Times New Roman"/>
            <w:sz w:val="24"/>
            <w:szCs w:val="24"/>
          </w:rPr>
          <w:delText xml:space="preserve">sql </w:delText>
        </w:r>
      </w:del>
      <w:ins w:id="104" w:author="Achen, Aaron - NRCS, Lincoln, NE" w:date="2019-07-18T09:08:00Z">
        <w:r w:rsidR="00825B82">
          <w:rPr>
            <w:rFonts w:ascii="Times New Roman" w:eastAsia="Times New Roman" w:hAnsi="Times New Roman" w:cs="Times New Roman"/>
            <w:sz w:val="24"/>
            <w:szCs w:val="24"/>
          </w:rPr>
          <w:t>SQL</w:t>
        </w:r>
        <w:r w:rsidR="00825B82"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script: </w:t>
      </w:r>
      <w:hyperlink r:id="rId15" w:history="1">
        <w:r w:rsidRPr="002E5E82">
          <w:rPr>
            <w:rFonts w:ascii="Times New Roman" w:eastAsia="Times New Roman" w:hAnsi="Times New Roman" w:cs="Times New Roman"/>
            <w:color w:val="1E6BB8"/>
            <w:sz w:val="24"/>
            <w:szCs w:val="24"/>
          </w:rPr>
          <w:t>Click here</w:t>
        </w:r>
      </w:hyperlink>
      <w:ins w:id="105" w:author="Achen, Aaron - NRCS, Lincoln, NE" w:date="2019-08-06T10:24:00Z">
        <w:r w:rsidR="00BE1437">
          <w:rPr>
            <w:rFonts w:ascii="Times New Roman" w:eastAsia="Times New Roman" w:hAnsi="Times New Roman" w:cs="Times New Roman"/>
            <w:color w:val="1E6BB8"/>
            <w:sz w:val="24"/>
            <w:szCs w:val="24"/>
          </w:rPr>
          <w:t>.</w:t>
        </w:r>
      </w:ins>
    </w:p>
    <w:p w14:paraId="4A5ECCCB" w14:textId="188AC64E" w:rsidR="002E5E82" w:rsidRPr="002E5E82" w:rsidRDefault="002E5E82" w:rsidP="00582A4D">
      <w:pPr>
        <w:pStyle w:val="Heading2"/>
        <w:rPr>
          <w:rFonts w:eastAsia="Times New Roman"/>
        </w:rPr>
      </w:pPr>
      <w:bookmarkStart w:id="106" w:name="_Toc16070844"/>
      <w:del w:id="107" w:author="Achen, Aaron - NRCS, Lincoln, NE" w:date="2019-07-18T10:27:00Z">
        <w:r w:rsidRPr="002E5E82" w:rsidDel="006003D2">
          <w:rPr>
            <w:rFonts w:eastAsia="Times New Roman"/>
          </w:rPr>
          <w:delText>The s</w:delText>
        </w:r>
      </w:del>
      <w:del w:id="108" w:author="Achen, Aaron - NRCS, Lincoln, NE" w:date="2019-07-18T13:33:00Z">
        <w:r w:rsidRPr="002E5E82" w:rsidDel="00B91251">
          <w:rPr>
            <w:rFonts w:eastAsia="Times New Roman"/>
          </w:rPr>
          <w:delText xml:space="preserve">oils data used </w:delText>
        </w:r>
      </w:del>
      <w:del w:id="109" w:author="Achen, Aaron - NRCS, Lincoln, NE" w:date="2019-07-18T10:27:00Z">
        <w:r w:rsidRPr="002E5E82" w:rsidDel="006003D2">
          <w:rPr>
            <w:rFonts w:eastAsia="Times New Roman"/>
          </w:rPr>
          <w:delText xml:space="preserve">in CART </w:delText>
        </w:r>
      </w:del>
      <w:del w:id="110" w:author="Achen, Aaron - NRCS, Lincoln, NE" w:date="2019-07-18T10:26:00Z">
        <w:r w:rsidRPr="002E5E82" w:rsidDel="003615C3">
          <w:rPr>
            <w:rFonts w:eastAsia="Times New Roman"/>
          </w:rPr>
          <w:delText>can be found</w:delText>
        </w:r>
      </w:del>
      <w:del w:id="111" w:author="Achen, Aaron - NRCS, Lincoln, NE" w:date="2019-07-18T10:27:00Z">
        <w:r w:rsidRPr="002E5E82" w:rsidDel="006003D2">
          <w:rPr>
            <w:rFonts w:eastAsia="Times New Roman"/>
          </w:rPr>
          <w:delText xml:space="preserve"> </w:delText>
        </w:r>
      </w:del>
      <w:del w:id="112" w:author="Achen, Aaron - NRCS, Lincoln, NE" w:date="2019-07-18T13:33:00Z">
        <w:r w:rsidRPr="002E5E82" w:rsidDel="00B91251">
          <w:rPr>
            <w:rFonts w:eastAsia="Times New Roman"/>
          </w:rPr>
          <w:delText xml:space="preserve">in </w:delText>
        </w:r>
      </w:del>
      <w:r w:rsidR="00B91251" w:rsidRPr="002E5E82">
        <w:rPr>
          <w:rFonts w:eastAsia="Times New Roman"/>
        </w:rPr>
        <w:t>Four</w:t>
      </w:r>
      <w:r w:rsidRPr="002E5E82">
        <w:rPr>
          <w:rFonts w:eastAsia="Times New Roman"/>
        </w:rPr>
        <w:t xml:space="preserve"> </w:t>
      </w:r>
      <w:r w:rsidR="00B91251" w:rsidRPr="002E5E82">
        <w:rPr>
          <w:rFonts w:eastAsia="Times New Roman"/>
        </w:rPr>
        <w:t>Main</w:t>
      </w:r>
      <w:r w:rsidRPr="002E5E82">
        <w:rPr>
          <w:rFonts w:eastAsia="Times New Roman"/>
        </w:rPr>
        <w:t xml:space="preserve"> </w:t>
      </w:r>
      <w:r w:rsidR="00B91251" w:rsidRPr="002E5E82">
        <w:rPr>
          <w:rFonts w:eastAsia="Times New Roman"/>
        </w:rPr>
        <w:t>Sections</w:t>
      </w:r>
      <w:ins w:id="113" w:author="Achen, Aaron - NRCS, Lincoln, NE" w:date="2019-07-18T10:27:00Z">
        <w:r w:rsidR="006003D2" w:rsidRPr="006003D2">
          <w:rPr>
            <w:rFonts w:eastAsia="Times New Roman"/>
          </w:rPr>
          <w:t xml:space="preserve"> </w:t>
        </w:r>
        <w:r w:rsidR="006003D2" w:rsidRPr="002E5E82">
          <w:rPr>
            <w:rFonts w:eastAsia="Times New Roman"/>
          </w:rPr>
          <w:t>in CART</w:t>
        </w:r>
      </w:ins>
      <w:ins w:id="114" w:author="Achen, Aaron - NRCS, Lincoln, NE" w:date="2019-07-18T13:33:00Z">
        <w:r w:rsidR="00B91251">
          <w:rPr>
            <w:rFonts w:eastAsia="Times New Roman"/>
          </w:rPr>
          <w:t xml:space="preserve"> that use Soils Data</w:t>
        </w:r>
      </w:ins>
      <w:r w:rsidRPr="002E5E82">
        <w:rPr>
          <w:rFonts w:eastAsia="Times New Roman"/>
        </w:rPr>
        <w:t>.</w:t>
      </w:r>
      <w:bookmarkEnd w:id="106"/>
    </w:p>
    <w:p w14:paraId="31E3693B" w14:textId="77777777" w:rsidR="002E5E82" w:rsidRPr="002E5E82" w:rsidRDefault="002E5E82" w:rsidP="002E5E82">
      <w:pPr>
        <w:numPr>
          <w:ilvl w:val="0"/>
          <w:numId w:val="25"/>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Resource Assessment (Resource Concerns)</w:t>
      </w:r>
      <w:del w:id="115" w:author="Achen, Aaron - NRCS, Lincoln, NE" w:date="2019-07-18T10:01:00Z">
        <w:r w:rsidRPr="002E5E82" w:rsidDel="00E5651C">
          <w:rPr>
            <w:rFonts w:ascii="Times New Roman" w:eastAsia="Times New Roman" w:hAnsi="Times New Roman" w:cs="Times New Roman"/>
            <w:sz w:val="24"/>
            <w:szCs w:val="24"/>
          </w:rPr>
          <w:delText>;</w:delText>
        </w:r>
      </w:del>
    </w:p>
    <w:p w14:paraId="7C48BBF8" w14:textId="77777777" w:rsidR="002E5E82" w:rsidRPr="002E5E82" w:rsidRDefault="002E5E82" w:rsidP="002E5E82">
      <w:pPr>
        <w:numPr>
          <w:ilvl w:val="1"/>
          <w:numId w:val="25"/>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p>
    <w:p w14:paraId="0D601A80" w14:textId="77777777" w:rsidR="002E5E82" w:rsidRPr="002E5E82" w:rsidRDefault="002E5E82" w:rsidP="002E5E82">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Other</w:t>
      </w:r>
    </w:p>
    <w:p w14:paraId="3AE5484A" w14:textId="141B2C75" w:rsidR="002E5E82" w:rsidRPr="002E5E82" w:rsidRDefault="002E5E82" w:rsidP="002E5E8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EP</w:t>
      </w:r>
      <w:ins w:id="116" w:author="Achen, Aaron - NRCS, Lincoln, NE" w:date="2019-07-18T10:01:00Z">
        <w:r w:rsidR="00E5651C">
          <w:rPr>
            <w:rFonts w:ascii="Times New Roman" w:eastAsia="Times New Roman" w:hAnsi="Times New Roman" w:cs="Times New Roman"/>
            <w:sz w:val="24"/>
            <w:szCs w:val="24"/>
          </w:rPr>
          <w:t>—</w:t>
        </w:r>
      </w:ins>
      <w:del w:id="117" w:author="Achen, Aaron - NRCS, Lincoln, NE" w:date="2019-07-18T10:01:00Z">
        <w:r w:rsidRPr="002E5E82" w:rsidDel="00E5651C">
          <w:rPr>
            <w:rFonts w:ascii="Times New Roman" w:eastAsia="Times New Roman" w:hAnsi="Times New Roman" w:cs="Times New Roman"/>
            <w:sz w:val="24"/>
            <w:szCs w:val="24"/>
          </w:rPr>
          <w:delText xml:space="preserve">- </w:delText>
        </w:r>
      </w:del>
      <w:r w:rsidRPr="002E5E82">
        <w:rPr>
          <w:rFonts w:ascii="Times New Roman" w:eastAsia="Times New Roman" w:hAnsi="Times New Roman" w:cs="Times New Roman"/>
          <w:sz w:val="24"/>
          <w:szCs w:val="24"/>
        </w:rPr>
        <w:t>Easement Program</w:t>
      </w:r>
      <w:del w:id="118" w:author="Achen, Aaron - NRCS, Lincoln, NE" w:date="2019-07-18T10:01:00Z">
        <w:r w:rsidRPr="002E5E82" w:rsidDel="00E5651C">
          <w:rPr>
            <w:rFonts w:ascii="Times New Roman" w:eastAsia="Times New Roman" w:hAnsi="Times New Roman" w:cs="Times New Roman"/>
            <w:sz w:val="24"/>
            <w:szCs w:val="24"/>
          </w:rPr>
          <w:delText>;</w:delText>
        </w:r>
      </w:del>
    </w:p>
    <w:p w14:paraId="091303AC" w14:textId="1AB84E6B" w:rsidR="002E5E82" w:rsidRPr="002E5E82" w:rsidRDefault="002E5E82" w:rsidP="002E5E8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EE</w:t>
      </w:r>
      <w:ins w:id="119" w:author="Achen, Aaron - NRCS, Lincoln, NE" w:date="2019-07-18T10:01:00Z">
        <w:r w:rsidR="00E5651C">
          <w:rPr>
            <w:rFonts w:ascii="Times New Roman" w:eastAsia="Times New Roman" w:hAnsi="Times New Roman" w:cs="Times New Roman"/>
            <w:sz w:val="24"/>
            <w:szCs w:val="24"/>
          </w:rPr>
          <w:t>—</w:t>
        </w:r>
      </w:ins>
      <w:del w:id="120" w:author="Achen, Aaron - NRCS, Lincoln, NE" w:date="2019-07-18T10:01:00Z">
        <w:r w:rsidRPr="002E5E82" w:rsidDel="00E5651C">
          <w:rPr>
            <w:rFonts w:ascii="Times New Roman" w:eastAsia="Times New Roman" w:hAnsi="Times New Roman" w:cs="Times New Roman"/>
            <w:sz w:val="24"/>
            <w:szCs w:val="24"/>
          </w:rPr>
          <w:delText xml:space="preserve"> - </w:delText>
        </w:r>
      </w:del>
      <w:r w:rsidRPr="002E5E82">
        <w:rPr>
          <w:rFonts w:ascii="Times New Roman" w:eastAsia="Times New Roman" w:hAnsi="Times New Roman" w:cs="Times New Roman"/>
          <w:sz w:val="24"/>
          <w:szCs w:val="24"/>
        </w:rPr>
        <w:t>Environmental Evaluation</w:t>
      </w:r>
      <w:del w:id="121" w:author="Achen, Aaron - NRCS, Lincoln, NE" w:date="2019-07-18T10:01:00Z">
        <w:r w:rsidRPr="002E5E82" w:rsidDel="00E5651C">
          <w:rPr>
            <w:rFonts w:ascii="Times New Roman" w:eastAsia="Times New Roman" w:hAnsi="Times New Roman" w:cs="Times New Roman"/>
            <w:sz w:val="24"/>
            <w:szCs w:val="24"/>
          </w:rPr>
          <w:delText>;</w:delText>
        </w:r>
      </w:del>
    </w:p>
    <w:p w14:paraId="39808738" w14:textId="579623DE" w:rsidR="002E5E82" w:rsidRDefault="002E5E82" w:rsidP="002E5E82">
      <w:pPr>
        <w:numPr>
          <w:ilvl w:val="0"/>
          <w:numId w:val="25"/>
        </w:numPr>
        <w:spacing w:before="100" w:beforeAutospacing="1" w:after="100" w:afterAutospacing="1" w:line="240" w:lineRule="auto"/>
        <w:rPr>
          <w:ins w:id="122" w:author="Achen, Aaron - NRCS, Lincoln, NE" w:date="2019-07-18T13:33:00Z"/>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Outcome</w:t>
      </w:r>
      <w:ins w:id="123" w:author="Achen, Aaron - NRCS, Lincoln, NE" w:date="2019-07-18T10:02:00Z">
        <w:r w:rsidR="00E5651C">
          <w:rPr>
            <w:rFonts w:ascii="Times New Roman" w:eastAsia="Times New Roman" w:hAnsi="Times New Roman" w:cs="Times New Roman"/>
            <w:sz w:val="24"/>
            <w:szCs w:val="24"/>
          </w:rPr>
          <w:t xml:space="preserve"> </w:t>
        </w:r>
      </w:ins>
      <w:del w:id="124" w:author="Achen, Aaron - NRCS, Lincoln, NE" w:date="2019-07-18T10:02: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Results (Under Development)</w:t>
      </w:r>
    </w:p>
    <w:p w14:paraId="35EAE5F9" w14:textId="3A989053" w:rsidR="00B91251" w:rsidRPr="002E5E82" w:rsidRDefault="00B91251" w:rsidP="00582A4D">
      <w:pPr>
        <w:pStyle w:val="Heading2"/>
        <w:rPr>
          <w:rFonts w:eastAsia="Times New Roman"/>
        </w:rPr>
      </w:pPr>
      <w:bookmarkStart w:id="125" w:name="_Toc16070845"/>
      <w:ins w:id="126" w:author="Achen, Aaron - NRCS, Lincoln, NE" w:date="2019-07-18T13:34:00Z">
        <w:r>
          <w:rPr>
            <w:rFonts w:eastAsia="Times New Roman"/>
          </w:rPr>
          <w:t>Index to Documentation</w:t>
        </w:r>
      </w:ins>
      <w:bookmarkEnd w:id="125"/>
    </w:p>
    <w:tbl>
      <w:tblPr>
        <w:tblW w:w="5000" w:type="pct"/>
        <w:tblCellMar>
          <w:top w:w="15" w:type="dxa"/>
          <w:left w:w="15" w:type="dxa"/>
          <w:bottom w:w="15" w:type="dxa"/>
          <w:right w:w="15" w:type="dxa"/>
        </w:tblCellMar>
        <w:tblLook w:val="04A0" w:firstRow="1" w:lastRow="0" w:firstColumn="1" w:lastColumn="0" w:noHBand="0" w:noVBand="1"/>
      </w:tblPr>
      <w:tblGrid>
        <w:gridCol w:w="270"/>
        <w:gridCol w:w="2101"/>
        <w:gridCol w:w="990"/>
        <w:gridCol w:w="1721"/>
        <w:gridCol w:w="4262"/>
      </w:tblGrid>
      <w:tr w:rsidR="002E5E82" w:rsidRPr="002E5E82" w14:paraId="166D7C31" w14:textId="77777777" w:rsidTr="00582A4D">
        <w:trPr>
          <w:tblHeader/>
        </w:trPr>
        <w:tc>
          <w:tcPr>
            <w:tcW w:w="108" w:type="pct"/>
            <w:tcBorders>
              <w:top w:val="single" w:sz="6" w:space="0" w:color="E9EBEC"/>
              <w:left w:val="single" w:sz="6" w:space="0" w:color="E9EBEC"/>
              <w:bottom w:val="single" w:sz="6" w:space="0" w:color="E9EBEC"/>
              <w:right w:val="single" w:sz="6" w:space="0" w:color="E9EBEC"/>
            </w:tcBorders>
            <w:vAlign w:val="center"/>
            <w:hideMark/>
          </w:tcPr>
          <w:p w14:paraId="12D04FDB"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 </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C94363C"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Datasets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CF1860C"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Purpose*</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8B04391"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Documentation</w:t>
            </w:r>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D1CD6E9"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Section</w:t>
            </w:r>
          </w:p>
        </w:tc>
      </w:tr>
      <w:tr w:rsidR="002E5E82" w:rsidRPr="002E5E82" w14:paraId="763BC2B9"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01422B9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28ECD6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Ponding or Flooding</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1B6B56F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FF51A66"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16"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7902A9DF" w14:textId="4866B896"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Excess Water</w:t>
            </w:r>
            <w:ins w:id="127" w:author="Achen, Aaron - NRCS, Lincoln, NE" w:date="2019-07-18T10:05:00Z">
              <w:r w:rsidR="00E5651C">
                <w:rPr>
                  <w:rFonts w:ascii="Times New Roman" w:eastAsia="Times New Roman" w:hAnsi="Times New Roman" w:cs="Times New Roman"/>
                  <w:sz w:val="24"/>
                  <w:szCs w:val="24"/>
                </w:rPr>
                <w:t xml:space="preserve">: </w:t>
              </w:r>
            </w:ins>
            <w:del w:id="128" w:author="Achen, Aaron - NRCS, Lincoln, NE" w:date="2019-07-18T10:05: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Ponding and Flooding</w:t>
            </w:r>
            <w:del w:id="129" w:author="Achen, Aaron - NRCS, Lincoln, NE" w:date="2019-07-18T10:06:00Z">
              <w:r w:rsidRPr="002E5E82" w:rsidDel="00BB2A12">
                <w:rPr>
                  <w:rFonts w:ascii="Times New Roman" w:eastAsia="Times New Roman" w:hAnsi="Times New Roman" w:cs="Times New Roman"/>
                  <w:sz w:val="24"/>
                  <w:szCs w:val="24"/>
                </w:rPr>
                <w:delText>,</w:delText>
              </w:r>
            </w:del>
            <w:ins w:id="130" w:author="Achen, Aaron - NRCS, Lincoln, NE" w:date="2019-07-18T10:0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Easements</w:t>
            </w:r>
          </w:p>
        </w:tc>
      </w:tr>
      <w:tr w:rsidR="002E5E82" w:rsidRPr="002E5E82" w14:paraId="19265C4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6DAA370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360D0EA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Depth to Water Table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DF92A0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4ACD9825"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17"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C52A23A" w14:textId="491835A4"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Excess Water</w:t>
            </w:r>
            <w:ins w:id="131" w:author="Achen, Aaron - NRCS, Lincoln, NE" w:date="2019-07-18T10:06:00Z">
              <w:r w:rsidR="00E5651C">
                <w:rPr>
                  <w:rFonts w:ascii="Times New Roman" w:eastAsia="Times New Roman" w:hAnsi="Times New Roman" w:cs="Times New Roman"/>
                  <w:sz w:val="24"/>
                  <w:szCs w:val="24"/>
                </w:rPr>
                <w:t xml:space="preserve">: </w:t>
              </w:r>
            </w:ins>
            <w:del w:id="132" w:author="Achen, Aaron - NRCS, Lincoln, NE" w:date="2019-07-18T10:06: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Seasonal High Water Table</w:t>
            </w:r>
            <w:del w:id="133" w:author="Achen, Aaron - NRCS, Lincoln, NE" w:date="2019-07-18T10:06:00Z">
              <w:r w:rsidRPr="002E5E82" w:rsidDel="00BB2A12">
                <w:rPr>
                  <w:rFonts w:ascii="Times New Roman" w:eastAsia="Times New Roman" w:hAnsi="Times New Roman" w:cs="Times New Roman"/>
                  <w:sz w:val="24"/>
                  <w:szCs w:val="24"/>
                </w:rPr>
                <w:delText>,</w:delText>
              </w:r>
            </w:del>
            <w:ins w:id="134" w:author="Achen, Aaron - NRCS, Lincoln, NE" w:date="2019-07-18T10:0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Easements</w:t>
            </w:r>
          </w:p>
        </w:tc>
      </w:tr>
      <w:tr w:rsidR="002E5E82" w:rsidRPr="002E5E82" w14:paraId="27E94163"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6FAF7F3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3</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3AAF3B6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Hydric Rating by Map Unit</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F8634F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0AAB703B"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18"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6DFD4266" w14:textId="159213F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Excess Water</w:t>
            </w:r>
            <w:ins w:id="135" w:author="Achen, Aaron - NRCS, Lincoln, NE" w:date="2019-07-18T10:06:00Z">
              <w:r w:rsidR="00E5651C">
                <w:rPr>
                  <w:rFonts w:ascii="Times New Roman" w:eastAsia="Times New Roman" w:hAnsi="Times New Roman" w:cs="Times New Roman"/>
                  <w:sz w:val="24"/>
                  <w:szCs w:val="24"/>
                </w:rPr>
                <w:t xml:space="preserve">: </w:t>
              </w:r>
            </w:ins>
            <w:del w:id="136" w:author="Achen, Aaron - NRCS, Lincoln, NE" w:date="2019-07-18T10:06: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Seeps</w:t>
            </w:r>
            <w:del w:id="137" w:author="Achen, Aaron - NRCS, Lincoln, NE" w:date="2019-07-18T10:06:00Z">
              <w:r w:rsidRPr="002E5E82" w:rsidDel="00BB2A12">
                <w:rPr>
                  <w:rFonts w:ascii="Times New Roman" w:eastAsia="Times New Roman" w:hAnsi="Times New Roman" w:cs="Times New Roman"/>
                  <w:sz w:val="24"/>
                  <w:szCs w:val="24"/>
                </w:rPr>
                <w:delText>,</w:delText>
              </w:r>
            </w:del>
            <w:ins w:id="138" w:author="Achen, Aaron - NRCS, Lincoln, NE" w:date="2019-07-18T10:0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Air Quality</w:t>
            </w:r>
            <w:ins w:id="139" w:author="Achen, Aaron - NRCS, Lincoln, NE" w:date="2019-07-18T10:06:00Z">
              <w:r w:rsidR="00BB2A12">
                <w:rPr>
                  <w:rFonts w:ascii="Times New Roman" w:eastAsia="Times New Roman" w:hAnsi="Times New Roman" w:cs="Times New Roman"/>
                  <w:sz w:val="24"/>
                  <w:szCs w:val="24"/>
                </w:rPr>
                <w:t xml:space="preserve">: </w:t>
              </w:r>
            </w:ins>
            <w:del w:id="140" w:author="Achen, Aaron - NRCS, Lincoln, NE" w:date="2019-07-18T10:06:00Z">
              <w:r w:rsidRPr="002E5E82" w:rsidDel="00BB2A12">
                <w:rPr>
                  <w:rFonts w:ascii="Times New Roman" w:eastAsia="Times New Roman" w:hAnsi="Times New Roman" w:cs="Times New Roman"/>
                  <w:sz w:val="24"/>
                  <w:szCs w:val="24"/>
                </w:rPr>
                <w:delText>-</w:delText>
              </w:r>
            </w:del>
            <w:del w:id="141" w:author="Achen, Aaron - NRCS, Lincoln, NE" w:date="2019-07-18T09:10:00Z">
              <w:r w:rsidRPr="002E5E82" w:rsidDel="00825B82">
                <w:rPr>
                  <w:rFonts w:ascii="Times New Roman" w:eastAsia="Times New Roman" w:hAnsi="Times New Roman" w:cs="Times New Roman"/>
                  <w:sz w:val="24"/>
                  <w:szCs w:val="24"/>
                </w:rPr>
                <w:delText>Emmisions</w:delText>
              </w:r>
            </w:del>
            <w:ins w:id="142" w:author="Achen, Aaron - NRCS, Lincoln, NE" w:date="2019-07-18T09:10:00Z">
              <w:r w:rsidR="00825B82" w:rsidRPr="002E5E82">
                <w:rPr>
                  <w:rFonts w:ascii="Times New Roman" w:eastAsia="Times New Roman" w:hAnsi="Times New Roman" w:cs="Times New Roman"/>
                  <w:sz w:val="24"/>
                  <w:szCs w:val="24"/>
                </w:rPr>
                <w:t>Emissions</w:t>
              </w:r>
            </w:ins>
            <w:r w:rsidRPr="002E5E82">
              <w:rPr>
                <w:rFonts w:ascii="Times New Roman" w:eastAsia="Times New Roman" w:hAnsi="Times New Roman" w:cs="Times New Roman"/>
                <w:sz w:val="24"/>
                <w:szCs w:val="24"/>
              </w:rPr>
              <w:t xml:space="preserve"> of Greenhouse Gases</w:t>
            </w:r>
            <w:ins w:id="143" w:author="Achen, Aaron - NRCS, Lincoln, NE" w:date="2019-07-18T10:06:00Z">
              <w:r w:rsidR="00BB2A12">
                <w:rPr>
                  <w:rFonts w:ascii="Times New Roman" w:eastAsia="Times New Roman" w:hAnsi="Times New Roman" w:cs="Times New Roman"/>
                  <w:sz w:val="24"/>
                  <w:szCs w:val="24"/>
                </w:rPr>
                <w:t>;</w:t>
              </w:r>
            </w:ins>
            <w:del w:id="144" w:author="Achen, Aaron - NRCS, Lincoln, NE" w:date="2019-07-18T10:06: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 xml:space="preserve"> Easements</w:t>
            </w:r>
          </w:p>
        </w:tc>
      </w:tr>
      <w:tr w:rsidR="002E5E82" w:rsidRPr="002E5E82" w14:paraId="2D4FFBA5"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3A7E300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4</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6057E2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Nitrogen Leaching</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BC61A9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9F75DC3"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19"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1D4D730" w14:textId="0C8F3BC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Future Development (Water Quality</w:t>
            </w:r>
            <w:del w:id="145" w:author="Achen, Aaron - NRCS, Lincoln, NE" w:date="2019-07-18T10:07:00Z">
              <w:r w:rsidRPr="002E5E82" w:rsidDel="00BB2A12">
                <w:rPr>
                  <w:rFonts w:ascii="Times New Roman" w:eastAsia="Times New Roman" w:hAnsi="Times New Roman" w:cs="Times New Roman"/>
                  <w:sz w:val="24"/>
                  <w:szCs w:val="24"/>
                </w:rPr>
                <w:delText>-</w:delText>
              </w:r>
            </w:del>
            <w:ins w:id="146"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Diffuse Nutrient, Pesticide and Pathogens Transport to Water</w:t>
            </w:r>
          </w:p>
        </w:tc>
      </w:tr>
      <w:tr w:rsidR="002E5E82" w:rsidRPr="002E5E82" w14:paraId="0BCAC730"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075AD0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5</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D7CA9D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Farmland Classification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28C2F9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EE,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370B6EC8"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0"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CA5B2D7" w14:textId="2DC4A64E"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ins w:id="147" w:author="Achen, Aaron - NRCS, Lincoln, NE" w:date="2019-07-18T10:07:00Z">
              <w:r w:rsidR="00BB2A12">
                <w:rPr>
                  <w:rFonts w:ascii="Times New Roman" w:eastAsia="Times New Roman" w:hAnsi="Times New Roman" w:cs="Times New Roman"/>
                  <w:sz w:val="24"/>
                  <w:szCs w:val="24"/>
                </w:rPr>
                <w:t>;</w:t>
              </w:r>
            </w:ins>
            <w:del w:id="148"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 xml:space="preserve"> Environmental Evaluation</w:t>
            </w:r>
          </w:p>
        </w:tc>
      </w:tr>
      <w:tr w:rsidR="002E5E82" w:rsidRPr="002E5E82" w14:paraId="2982EA40"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D48312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6</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593D37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Available Water Storage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324F5D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BF72E7D"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1"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4BF49E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p>
        </w:tc>
      </w:tr>
      <w:tr w:rsidR="002E5E82" w:rsidRPr="002E5E82" w14:paraId="4EBFF11D"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1E61701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7</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B16103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Organic Carbon Stock</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878594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C06EAEF"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2"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06FDEB7" w14:textId="49524A9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del w:id="149" w:author="Achen, Aaron - NRCS, Lincoln, NE" w:date="2019-07-18T10:07:00Z">
              <w:r w:rsidRPr="002E5E82" w:rsidDel="00BB2A12">
                <w:rPr>
                  <w:rFonts w:ascii="Times New Roman" w:eastAsia="Times New Roman" w:hAnsi="Times New Roman" w:cs="Times New Roman"/>
                  <w:sz w:val="24"/>
                  <w:szCs w:val="24"/>
                </w:rPr>
                <w:delText xml:space="preserve">, </w:delText>
              </w:r>
            </w:del>
            <w:ins w:id="150" w:author="Achen, Aaron - NRCS, Lincoln, NE" w:date="2019-07-18T10:07:00Z">
              <w:r w:rsidR="00BB2A12">
                <w:rPr>
                  <w:rFonts w:ascii="Times New Roman" w:eastAsia="Times New Roman" w:hAnsi="Times New Roman" w:cs="Times New Roman"/>
                  <w:sz w:val="24"/>
                  <w:szCs w:val="24"/>
                </w:rPr>
                <w:t>;</w:t>
              </w:r>
              <w:r w:rsidR="00BB2A12"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Air Quality</w:t>
            </w:r>
            <w:del w:id="151" w:author="Achen, Aaron - NRCS, Lincoln, NE" w:date="2019-07-18T10:07:00Z">
              <w:r w:rsidRPr="002E5E82" w:rsidDel="00BB2A12">
                <w:rPr>
                  <w:rFonts w:ascii="Times New Roman" w:eastAsia="Times New Roman" w:hAnsi="Times New Roman" w:cs="Times New Roman"/>
                  <w:sz w:val="24"/>
                  <w:szCs w:val="24"/>
                </w:rPr>
                <w:delText>-</w:delText>
              </w:r>
            </w:del>
            <w:ins w:id="152" w:author="Achen, Aaron - NRCS, Lincoln, NE" w:date="2019-07-18T10:07:00Z">
              <w:r w:rsidR="00BB2A12">
                <w:rPr>
                  <w:rFonts w:ascii="Times New Roman" w:eastAsia="Times New Roman" w:hAnsi="Times New Roman" w:cs="Times New Roman"/>
                  <w:sz w:val="24"/>
                  <w:szCs w:val="24"/>
                </w:rPr>
                <w:t xml:space="preserve">: </w:t>
              </w:r>
            </w:ins>
            <w:del w:id="153" w:author="Achen, Aaron - NRCS, Lincoln, NE" w:date="2019-07-18T09:10:00Z">
              <w:r w:rsidRPr="002E5E82" w:rsidDel="00825B82">
                <w:rPr>
                  <w:rFonts w:ascii="Times New Roman" w:eastAsia="Times New Roman" w:hAnsi="Times New Roman" w:cs="Times New Roman"/>
                  <w:sz w:val="24"/>
                  <w:szCs w:val="24"/>
                </w:rPr>
                <w:delText>Emmisions</w:delText>
              </w:r>
            </w:del>
            <w:ins w:id="154" w:author="Achen, Aaron - NRCS, Lincoln, NE" w:date="2019-07-18T09:10:00Z">
              <w:r w:rsidR="00825B82" w:rsidRPr="002E5E82">
                <w:rPr>
                  <w:rFonts w:ascii="Times New Roman" w:eastAsia="Times New Roman" w:hAnsi="Times New Roman" w:cs="Times New Roman"/>
                  <w:sz w:val="24"/>
                  <w:szCs w:val="24"/>
                </w:rPr>
                <w:t>Emissions</w:t>
              </w:r>
            </w:ins>
            <w:r w:rsidRPr="002E5E82">
              <w:rPr>
                <w:rFonts w:ascii="Times New Roman" w:eastAsia="Times New Roman" w:hAnsi="Times New Roman" w:cs="Times New Roman"/>
                <w:sz w:val="24"/>
                <w:szCs w:val="24"/>
              </w:rPr>
              <w:t xml:space="preserve"> of Greenhouse Gases</w:t>
            </w:r>
          </w:p>
        </w:tc>
      </w:tr>
      <w:tr w:rsidR="002E5E82" w:rsidRPr="002E5E82" w14:paraId="305DC624"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3491CF2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8</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8C61C4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Drainage Class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4336F62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E8F1343"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3"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1E2AEE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p>
        </w:tc>
      </w:tr>
      <w:tr w:rsidR="002E5E82" w:rsidRPr="002E5E82" w14:paraId="2928622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1887193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9</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1DF070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Soils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41E872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2334ED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See ‘Hydric Rating by Mapunit’</w:t>
            </w:r>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565458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1653A7BF"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0D4AF29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10</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0F48BAE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Agricultural Organic Soil Subsidence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7437376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0554BA65"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4"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E7F57AF" w14:textId="6E7C6A30"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del w:id="155" w:author="Achen, Aaron - NRCS, Lincoln, NE" w:date="2019-07-18T10:07:00Z">
              <w:r w:rsidRPr="002E5E82" w:rsidDel="00BB2A12">
                <w:rPr>
                  <w:rFonts w:ascii="Times New Roman" w:eastAsia="Times New Roman" w:hAnsi="Times New Roman" w:cs="Times New Roman"/>
                  <w:sz w:val="24"/>
                  <w:szCs w:val="24"/>
                </w:rPr>
                <w:delText>-</w:delText>
              </w:r>
            </w:del>
            <w:ins w:id="156"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Subsidence</w:t>
            </w:r>
          </w:p>
        </w:tc>
      </w:tr>
      <w:tr w:rsidR="002E5E82" w:rsidRPr="002E5E82" w14:paraId="2602DB26"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225715B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lastRenderedPageBreak/>
              <w:t>11</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01E7EFD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Susceptibility to Compaction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9E891A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A277966"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5"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7691978" w14:textId="1580EA03"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del w:id="157" w:author="Achen, Aaron - NRCS, Lincoln, NE" w:date="2019-07-18T10:07:00Z">
              <w:r w:rsidRPr="002E5E82" w:rsidDel="00BB2A12">
                <w:rPr>
                  <w:rFonts w:ascii="Times New Roman" w:eastAsia="Times New Roman" w:hAnsi="Times New Roman" w:cs="Times New Roman"/>
                  <w:sz w:val="24"/>
                  <w:szCs w:val="24"/>
                </w:rPr>
                <w:delText>-</w:delText>
              </w:r>
            </w:del>
            <w:ins w:id="158"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Compaction</w:t>
            </w:r>
          </w:p>
        </w:tc>
      </w:tr>
      <w:tr w:rsidR="002E5E82" w:rsidRPr="002E5E82" w14:paraId="6BB7FDB9"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569E106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12</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08E72F5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Matter Depletion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80F9E6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A3CBD0A"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6"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072D30DB" w14:textId="06D75291"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del w:id="159" w:author="Achen, Aaron - NRCS, Lincoln, NE" w:date="2019-07-18T10:07:00Z">
              <w:r w:rsidRPr="002E5E82" w:rsidDel="00BB2A12">
                <w:rPr>
                  <w:rFonts w:ascii="Times New Roman" w:eastAsia="Times New Roman" w:hAnsi="Times New Roman" w:cs="Times New Roman"/>
                  <w:sz w:val="24"/>
                  <w:szCs w:val="24"/>
                </w:rPr>
                <w:delText>-</w:delText>
              </w:r>
            </w:del>
            <w:ins w:id="160"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Organic Matter Depletion</w:t>
            </w:r>
          </w:p>
        </w:tc>
      </w:tr>
      <w:tr w:rsidR="002E5E82" w:rsidRPr="002E5E82" w14:paraId="743706C7"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0C8D9CF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13</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2FCA916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Surface Salt Concentration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0939240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02864A1"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7"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8A95BE3" w14:textId="7520329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ins w:id="161" w:author="Achen, Aaron - NRCS, Lincoln, NE" w:date="2019-07-18T10:07:00Z">
              <w:r w:rsidR="00BB2A12">
                <w:rPr>
                  <w:rFonts w:ascii="Times New Roman" w:eastAsia="Times New Roman" w:hAnsi="Times New Roman" w:cs="Times New Roman"/>
                  <w:sz w:val="24"/>
                  <w:szCs w:val="24"/>
                </w:rPr>
                <w:t xml:space="preserve">: </w:t>
              </w:r>
            </w:ins>
            <w:del w:id="162"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Concentration of Salts and Other Chemicals</w:t>
            </w:r>
            <w:del w:id="163" w:author="Achen, Aaron - NRCS, Lincoln, NE" w:date="2019-07-18T10:07:00Z">
              <w:r w:rsidRPr="002E5E82" w:rsidDel="00BB2A12">
                <w:rPr>
                  <w:rFonts w:ascii="Times New Roman" w:eastAsia="Times New Roman" w:hAnsi="Times New Roman" w:cs="Times New Roman"/>
                  <w:sz w:val="24"/>
                  <w:szCs w:val="24"/>
                </w:rPr>
                <w:delText>}</w:delText>
              </w:r>
            </w:del>
          </w:p>
        </w:tc>
      </w:tr>
      <w:tr w:rsidR="002E5E82" w:rsidRPr="002E5E82" w14:paraId="1FA2C852"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E0BEF0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14</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2ADE181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Suitability for Aerobic Soil Organisms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54F12E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65942A7C"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8"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002ED4B5" w14:textId="63EE11A2"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ins w:id="164" w:author="Achen, Aaron - NRCS, Lincoln, NE" w:date="2019-07-18T10:07:00Z">
              <w:r w:rsidR="00BB2A12">
                <w:rPr>
                  <w:rFonts w:ascii="Times New Roman" w:eastAsia="Times New Roman" w:hAnsi="Times New Roman" w:cs="Times New Roman"/>
                  <w:sz w:val="24"/>
                  <w:szCs w:val="24"/>
                </w:rPr>
                <w:t xml:space="preserve">: </w:t>
              </w:r>
            </w:ins>
            <w:del w:id="165"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Soil Organism Habitat Loss and Degradation</w:t>
            </w:r>
          </w:p>
        </w:tc>
      </w:tr>
      <w:tr w:rsidR="002E5E82" w:rsidRPr="002E5E82" w14:paraId="32C1251E"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42EBBDD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15</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8DED75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Aggregate stability</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47F8169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386C372"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29"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404AF2D" w14:textId="4F776192"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ins w:id="166" w:author="Achen, Aaron - NRCS, Lincoln, NE" w:date="2019-07-18T10:07:00Z">
              <w:r w:rsidR="00BB2A12">
                <w:rPr>
                  <w:rFonts w:ascii="Times New Roman" w:eastAsia="Times New Roman" w:hAnsi="Times New Roman" w:cs="Times New Roman"/>
                  <w:sz w:val="24"/>
                  <w:szCs w:val="24"/>
                </w:rPr>
                <w:t xml:space="preserve">: </w:t>
              </w:r>
            </w:ins>
            <w:del w:id="167"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Aggregate Instability</w:t>
            </w:r>
          </w:p>
        </w:tc>
      </w:tr>
      <w:tr w:rsidR="002E5E82" w:rsidRPr="002E5E82" w14:paraId="5226736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36B9CC9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16</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0EA646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Domain Tables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0B1B331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D84BC00"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0"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82D050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60462E9D"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2826D19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17</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7442B7F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Property List by Interpretation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E99389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71D681B"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1"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E2F867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5DB5AF71"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F771D6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18</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7AF75C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Property List and Column Descriptions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4146DF5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6F1CF7C"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2"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5B1B69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2BDDF0CE"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1E1868E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19</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297E350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Data Checks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9C3FFDD"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F3BAA56"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3"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F02720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03CD2CEB"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C6BDC6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20</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0F29BB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Outcomes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064D1FC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7C94D77"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4"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60ADBA3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457C5C6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140E68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21</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1D9650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Future Development</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C055AD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47AC4C5"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5"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4DB8B5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03D36952"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4EF2655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22</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442686B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CART User’s Guide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150BA2C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A6F9263"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6"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254FDCB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066E83A1"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607C268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23</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5DF350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CART Overview</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F013C0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D68E27C"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7"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BC5984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7E72CE21"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58BC69B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24</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4F2F799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Data Access Metrics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B58DBA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4AEFF6FA" w14:textId="77777777" w:rsidR="002E5E82" w:rsidRPr="002E5E82" w:rsidRDefault="00D8695C" w:rsidP="002E5E82">
            <w:pPr>
              <w:spacing w:after="0" w:line="240" w:lineRule="auto"/>
              <w:rPr>
                <w:rFonts w:ascii="Times New Roman" w:eastAsia="Times New Roman" w:hAnsi="Times New Roman" w:cs="Times New Roman"/>
                <w:sz w:val="24"/>
                <w:szCs w:val="24"/>
              </w:rPr>
            </w:pPr>
            <w:hyperlink r:id="rId38"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72E2B62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bl>
    <w:p w14:paraId="155AD1C9" w14:textId="0158285F"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ins w:id="168" w:author="Achen, Aaron - NRCS, Lincoln, NE" w:date="2019-07-18T10:08:00Z">
        <w:r w:rsidR="00BB2A12">
          <w:rPr>
            <w:rFonts w:ascii="Times New Roman" w:eastAsia="Times New Roman" w:hAnsi="Times New Roman" w:cs="Times New Roman"/>
            <w:sz w:val="24"/>
            <w:szCs w:val="24"/>
          </w:rPr>
          <w:t>—</w:t>
        </w:r>
      </w:ins>
      <w:del w:id="169" w:author="Achen, Aaron - NRCS, Lincoln, NE" w:date="2019-07-18T10:08:00Z">
        <w:r w:rsidRPr="002E5E82" w:rsidDel="00BB2A12">
          <w:rPr>
            <w:rFonts w:ascii="Times New Roman" w:eastAsia="Times New Roman" w:hAnsi="Times New Roman" w:cs="Times New Roman"/>
            <w:sz w:val="24"/>
            <w:szCs w:val="24"/>
          </w:rPr>
          <w:delText xml:space="preserve"> - </w:delText>
        </w:r>
      </w:del>
      <w:r w:rsidRPr="002E5E82">
        <w:rPr>
          <w:rFonts w:ascii="Times New Roman" w:eastAsia="Times New Roman" w:hAnsi="Times New Roman" w:cs="Times New Roman"/>
          <w:sz w:val="24"/>
          <w:szCs w:val="24"/>
        </w:rPr>
        <w:t>Resource Assessment; EP</w:t>
      </w:r>
      <w:del w:id="170" w:author="Achen, Aaron - NRCS, Lincoln, NE" w:date="2019-07-18T10:08:00Z">
        <w:r w:rsidRPr="002E5E82" w:rsidDel="00BB2A12">
          <w:rPr>
            <w:rFonts w:ascii="Times New Roman" w:eastAsia="Times New Roman" w:hAnsi="Times New Roman" w:cs="Times New Roman"/>
            <w:sz w:val="24"/>
            <w:szCs w:val="24"/>
          </w:rPr>
          <w:delText xml:space="preserve">- </w:delText>
        </w:r>
      </w:del>
      <w:ins w:id="171" w:author="Achen, Aaron - NRCS, Lincoln, NE" w:date="2019-07-18T10:08: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Easement Program; EE</w:t>
      </w:r>
      <w:del w:id="172" w:author="Achen, Aaron - NRCS, Lincoln, NE" w:date="2019-07-18T10:08:00Z">
        <w:r w:rsidRPr="002E5E82" w:rsidDel="00BB2A12">
          <w:rPr>
            <w:rFonts w:ascii="Times New Roman" w:eastAsia="Times New Roman" w:hAnsi="Times New Roman" w:cs="Times New Roman"/>
            <w:sz w:val="24"/>
            <w:szCs w:val="24"/>
          </w:rPr>
          <w:delText xml:space="preserve"> - </w:delText>
        </w:r>
      </w:del>
      <w:ins w:id="173" w:author="Achen, Aaron - NRCS, Lincoln, NE" w:date="2019-07-18T10:08: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Environmental Evaluation; RT</w:t>
      </w:r>
      <w:del w:id="174" w:author="Achen, Aaron - NRCS, Lincoln, NE" w:date="2019-07-18T10:08:00Z">
        <w:r w:rsidRPr="002E5E82" w:rsidDel="00BB2A12">
          <w:rPr>
            <w:rFonts w:ascii="Times New Roman" w:eastAsia="Times New Roman" w:hAnsi="Times New Roman" w:cs="Times New Roman"/>
            <w:sz w:val="24"/>
            <w:szCs w:val="24"/>
          </w:rPr>
          <w:delText xml:space="preserve"> - </w:delText>
        </w:r>
      </w:del>
      <w:ins w:id="175" w:author="Achen, Aaron - NRCS, Lincoln, NE" w:date="2019-07-18T10:08: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Ranking Tool</w:t>
      </w:r>
    </w:p>
    <w:p w14:paraId="582EC0FE" w14:textId="4D0BC869"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Soil properties </w:t>
      </w:r>
      <w:del w:id="176" w:author="Achen, Aaron - NRCS, Lincoln, NE" w:date="2019-07-18T10:16:00Z">
        <w:r w:rsidRPr="002E5E82" w:rsidDel="00BB2A12">
          <w:rPr>
            <w:rFonts w:ascii="Times New Roman" w:eastAsia="Times New Roman" w:hAnsi="Times New Roman" w:cs="Times New Roman"/>
            <w:sz w:val="24"/>
            <w:szCs w:val="24"/>
          </w:rPr>
          <w:delText xml:space="preserve">themselves </w:delText>
        </w:r>
      </w:del>
      <w:r w:rsidRPr="002E5E82">
        <w:rPr>
          <w:rFonts w:ascii="Times New Roman" w:eastAsia="Times New Roman" w:hAnsi="Times New Roman" w:cs="Times New Roman"/>
          <w:sz w:val="24"/>
          <w:szCs w:val="24"/>
        </w:rPr>
        <w:t>can be divided into two broad categories</w:t>
      </w:r>
      <w:del w:id="177" w:author="Achen, Aaron - NRCS, Lincoln, NE" w:date="2019-07-18T10:16:00Z">
        <w:r w:rsidRPr="002E5E82" w:rsidDel="00BB2A12">
          <w:rPr>
            <w:rFonts w:ascii="Times New Roman" w:eastAsia="Times New Roman" w:hAnsi="Times New Roman" w:cs="Times New Roman"/>
            <w:sz w:val="24"/>
            <w:szCs w:val="24"/>
          </w:rPr>
          <w:delText>,</w:delText>
        </w:r>
      </w:del>
      <w:ins w:id="178" w:author="Achen, Aaron - NRCS, Lincoln, NE" w:date="2019-07-18T10:1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intrinsic </w:t>
      </w:r>
      <w:del w:id="179" w:author="Achen, Aaron - NRCS, Lincoln, NE" w:date="2019-07-18T10:16:00Z">
        <w:r w:rsidRPr="002E5E82" w:rsidDel="00BB2A12">
          <w:rPr>
            <w:rFonts w:ascii="Times New Roman" w:eastAsia="Times New Roman" w:hAnsi="Times New Roman" w:cs="Times New Roman"/>
            <w:sz w:val="24"/>
            <w:szCs w:val="24"/>
          </w:rPr>
          <w:delText xml:space="preserve">soil </w:delText>
        </w:r>
      </w:del>
      <w:del w:id="180" w:author="Achen, Aaron - NRCS, Lincoln, NE" w:date="2019-08-06T10:24:00Z">
        <w:r w:rsidRPr="002E5E82" w:rsidDel="00BE1437">
          <w:rPr>
            <w:rFonts w:ascii="Times New Roman" w:eastAsia="Times New Roman" w:hAnsi="Times New Roman" w:cs="Times New Roman"/>
            <w:sz w:val="24"/>
            <w:szCs w:val="24"/>
          </w:rPr>
          <w:delText xml:space="preserve">properties </w:delText>
        </w:r>
      </w:del>
      <w:r w:rsidRPr="002E5E82">
        <w:rPr>
          <w:rFonts w:ascii="Times New Roman" w:eastAsia="Times New Roman" w:hAnsi="Times New Roman" w:cs="Times New Roman"/>
          <w:sz w:val="24"/>
          <w:szCs w:val="24"/>
        </w:rPr>
        <w:t>and non-intrinsic</w:t>
      </w:r>
      <w:del w:id="181" w:author="Achen, Aaron - NRCS, Lincoln, NE" w:date="2019-08-06T10:24:00Z">
        <w:r w:rsidRPr="002E5E82" w:rsidDel="00BE1437">
          <w:rPr>
            <w:rFonts w:ascii="Times New Roman" w:eastAsia="Times New Roman" w:hAnsi="Times New Roman" w:cs="Times New Roman"/>
            <w:sz w:val="24"/>
            <w:szCs w:val="24"/>
          </w:rPr>
          <w:delText xml:space="preserve"> </w:delText>
        </w:r>
      </w:del>
      <w:del w:id="182" w:author="Achen, Aaron - NRCS, Lincoln, NE" w:date="2019-07-18T10:16:00Z">
        <w:r w:rsidRPr="002E5E82" w:rsidDel="00BB2A12">
          <w:rPr>
            <w:rFonts w:ascii="Times New Roman" w:eastAsia="Times New Roman" w:hAnsi="Times New Roman" w:cs="Times New Roman"/>
            <w:sz w:val="24"/>
            <w:szCs w:val="24"/>
          </w:rPr>
          <w:delText xml:space="preserve">soil </w:delText>
        </w:r>
      </w:del>
      <w:del w:id="183" w:author="Achen, Aaron - NRCS, Lincoln, NE" w:date="2019-08-06T10:24:00Z">
        <w:r w:rsidRPr="002E5E82" w:rsidDel="00BE1437">
          <w:rPr>
            <w:rFonts w:ascii="Times New Roman" w:eastAsia="Times New Roman" w:hAnsi="Times New Roman" w:cs="Times New Roman"/>
            <w:sz w:val="24"/>
            <w:szCs w:val="24"/>
          </w:rPr>
          <w:delText>properties</w:delText>
        </w:r>
      </w:del>
      <w:r w:rsidRPr="002E5E82">
        <w:rPr>
          <w:rFonts w:ascii="Times New Roman" w:eastAsia="Times New Roman" w:hAnsi="Times New Roman" w:cs="Times New Roman"/>
          <w:sz w:val="24"/>
          <w:szCs w:val="24"/>
        </w:rPr>
        <w:t>. Intrinsic soil properties are those empirical soil properties that are not based on any other soil properties (</w:t>
      </w:r>
      <w:ins w:id="184" w:author="Achen, Aaron - NRCS, Lincoln, NE" w:date="2019-07-18T10:16:00Z">
        <w:r w:rsidR="003615C3">
          <w:rPr>
            <w:rFonts w:ascii="Times New Roman" w:eastAsia="Times New Roman" w:hAnsi="Times New Roman" w:cs="Times New Roman"/>
            <w:sz w:val="24"/>
            <w:szCs w:val="24"/>
          </w:rPr>
          <w:t xml:space="preserve">e.g., content of </w:t>
        </w:r>
      </w:ins>
      <w:r w:rsidRPr="002E5E82">
        <w:rPr>
          <w:rFonts w:ascii="Times New Roman" w:eastAsia="Times New Roman" w:hAnsi="Times New Roman" w:cs="Times New Roman"/>
          <w:sz w:val="24"/>
          <w:szCs w:val="24"/>
        </w:rPr>
        <w:t>very fine sand</w:t>
      </w:r>
      <w:del w:id="185" w:author="Achen, Aaron - NRCS, Lincoln, NE" w:date="2019-07-18T10:16:00Z">
        <w:r w:rsidRPr="002E5E82" w:rsidDel="003615C3">
          <w:rPr>
            <w:rFonts w:ascii="Times New Roman" w:eastAsia="Times New Roman" w:hAnsi="Times New Roman" w:cs="Times New Roman"/>
            <w:sz w:val="24"/>
            <w:szCs w:val="24"/>
          </w:rPr>
          <w:delText xml:space="preserve"> content</w:delText>
        </w:r>
      </w:del>
      <w:r w:rsidRPr="002E5E82">
        <w:rPr>
          <w:rFonts w:ascii="Times New Roman" w:eastAsia="Times New Roman" w:hAnsi="Times New Roman" w:cs="Times New Roman"/>
          <w:sz w:val="24"/>
          <w:szCs w:val="24"/>
        </w:rPr>
        <w:t>). Non-intrinsic soil properties tend to be derived from multiple intrinsic soil properties (</w:t>
      </w:r>
      <w:ins w:id="186" w:author="Achen, Aaron - NRCS, Lincoln, NE" w:date="2019-07-18T10:17:00Z">
        <w:r w:rsidR="003615C3">
          <w:rPr>
            <w:rFonts w:ascii="Times New Roman" w:eastAsia="Times New Roman" w:hAnsi="Times New Roman" w:cs="Times New Roman"/>
            <w:sz w:val="24"/>
            <w:szCs w:val="24"/>
          </w:rPr>
          <w:t xml:space="preserve">e.g., </w:t>
        </w:r>
      </w:ins>
      <w:r w:rsidRPr="002E5E82">
        <w:rPr>
          <w:rFonts w:ascii="Times New Roman" w:eastAsia="Times New Roman" w:hAnsi="Times New Roman" w:cs="Times New Roman"/>
          <w:sz w:val="24"/>
          <w:szCs w:val="24"/>
        </w:rPr>
        <w:t>K</w:t>
      </w:r>
      <w:ins w:id="187" w:author="Achen, Aaron - NRCS, Lincoln, NE" w:date="2019-07-18T09:10:00Z">
        <w:r w:rsidR="00825B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factor). Non-intrinsic soil properties </w:t>
      </w:r>
      <w:ins w:id="188" w:author="Achen, Aaron - NRCS, Lincoln, NE" w:date="2019-08-06T10:24:00Z">
        <w:r w:rsidR="00BE1437">
          <w:rPr>
            <w:rFonts w:ascii="Times New Roman" w:eastAsia="Times New Roman" w:hAnsi="Times New Roman" w:cs="Times New Roman"/>
            <w:sz w:val="24"/>
            <w:szCs w:val="24"/>
          </w:rPr>
          <w:t xml:space="preserve">also </w:t>
        </w:r>
      </w:ins>
      <w:r w:rsidRPr="002E5E82">
        <w:rPr>
          <w:rFonts w:ascii="Times New Roman" w:eastAsia="Times New Roman" w:hAnsi="Times New Roman" w:cs="Times New Roman"/>
          <w:sz w:val="24"/>
          <w:szCs w:val="24"/>
        </w:rPr>
        <w:t>tend to be interpretive in nature. Examples of non-intrinsic soil properties include Farmland Classification, T Factor</w:t>
      </w:r>
      <w:ins w:id="189" w:author="Achen, Aaron - NRCS, Lincoln, NE" w:date="2019-07-18T10:17: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and Wind Erodibility Group.</w:t>
      </w:r>
    </w:p>
    <w:p w14:paraId="14AEBA3A" w14:textId="77777777" w:rsidR="002E5E82" w:rsidRPr="002E5E82" w:rsidRDefault="002E5E82" w:rsidP="00582A4D">
      <w:pPr>
        <w:pStyle w:val="Heading1"/>
        <w:rPr>
          <w:rFonts w:eastAsia="Times New Roman"/>
        </w:rPr>
      </w:pPr>
      <w:bookmarkStart w:id="190" w:name="_Toc16070846"/>
      <w:r w:rsidRPr="002E5E82">
        <w:rPr>
          <w:rFonts w:eastAsia="Times New Roman"/>
        </w:rPr>
        <w:t>Resource Concerns</w:t>
      </w:r>
      <w:bookmarkEnd w:id="190"/>
    </w:p>
    <w:p w14:paraId="0E2AF068" w14:textId="77777777" w:rsidR="002E5E82" w:rsidRPr="002E5E82" w:rsidRDefault="002E5E82" w:rsidP="00582A4D">
      <w:pPr>
        <w:pStyle w:val="Heading2"/>
        <w:rPr>
          <w:rFonts w:eastAsia="Times New Roman"/>
        </w:rPr>
      </w:pPr>
      <w:bookmarkStart w:id="191" w:name="_Toc16070847"/>
      <w:r w:rsidRPr="002E5E82">
        <w:rPr>
          <w:rFonts w:eastAsia="Times New Roman"/>
        </w:rPr>
        <w:t>Soil Quality Degradation</w:t>
      </w:r>
      <w:bookmarkEnd w:id="191"/>
    </w:p>
    <w:p w14:paraId="20557523" w14:textId="41925D86"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CART </w:t>
      </w:r>
      <w:del w:id="192" w:author="Achen, Aaron - NRCS, Lincoln, NE" w:date="2019-07-18T10:28:00Z">
        <w:r w:rsidRPr="002E5E82" w:rsidDel="006003D2">
          <w:rPr>
            <w:rFonts w:ascii="Times New Roman" w:eastAsia="Times New Roman" w:hAnsi="Times New Roman" w:cs="Times New Roman"/>
            <w:sz w:val="24"/>
            <w:szCs w:val="24"/>
          </w:rPr>
          <w:delText xml:space="preserve">has </w:delText>
        </w:r>
      </w:del>
      <w:ins w:id="193" w:author="Achen, Aaron - NRCS, Lincoln, NE" w:date="2019-07-18T10:28:00Z">
        <w:r w:rsidR="006003D2">
          <w:rPr>
            <w:rFonts w:ascii="Times New Roman" w:eastAsia="Times New Roman" w:hAnsi="Times New Roman" w:cs="Times New Roman"/>
            <w:sz w:val="24"/>
            <w:szCs w:val="24"/>
          </w:rPr>
          <w:t>evaluates</w:t>
        </w:r>
        <w:r w:rsidR="006003D2" w:rsidRPr="002E5E82">
          <w:rPr>
            <w:rFonts w:ascii="Times New Roman" w:eastAsia="Times New Roman" w:hAnsi="Times New Roman" w:cs="Times New Roman"/>
            <w:sz w:val="24"/>
            <w:szCs w:val="24"/>
          </w:rPr>
          <w:t xml:space="preserve"> </w:t>
        </w:r>
      </w:ins>
      <w:del w:id="194" w:author="Achen, Aaron - NRCS, Lincoln, NE" w:date="2019-07-18T10:18:00Z">
        <w:r w:rsidRPr="002E5E82" w:rsidDel="003615C3">
          <w:rPr>
            <w:rFonts w:ascii="Times New Roman" w:eastAsia="Times New Roman" w:hAnsi="Times New Roman" w:cs="Times New Roman"/>
            <w:sz w:val="24"/>
            <w:szCs w:val="24"/>
          </w:rPr>
          <w:delText xml:space="preserve">6 </w:delText>
        </w:r>
      </w:del>
      <w:ins w:id="195" w:author="Achen, Aaron - NRCS, Lincoln, NE" w:date="2019-07-18T10:18:00Z">
        <w:r w:rsidR="003615C3">
          <w:rPr>
            <w:rFonts w:ascii="Times New Roman" w:eastAsia="Times New Roman" w:hAnsi="Times New Roman" w:cs="Times New Roman"/>
            <w:sz w:val="24"/>
            <w:szCs w:val="24"/>
          </w:rPr>
          <w:t>six</w:t>
        </w:r>
        <w:r w:rsidR="003615C3"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resource concerns related to </w:t>
      </w:r>
      <w:r w:rsidR="003615C3" w:rsidRPr="002E5E82">
        <w:rPr>
          <w:rFonts w:ascii="Times New Roman" w:eastAsia="Times New Roman" w:hAnsi="Times New Roman" w:cs="Times New Roman"/>
          <w:sz w:val="24"/>
          <w:szCs w:val="24"/>
        </w:rPr>
        <w:t>soil</w:t>
      </w:r>
      <w:r w:rsidRPr="002E5E82">
        <w:rPr>
          <w:rFonts w:ascii="Times New Roman" w:eastAsia="Times New Roman" w:hAnsi="Times New Roman" w:cs="Times New Roman"/>
          <w:sz w:val="24"/>
          <w:szCs w:val="24"/>
        </w:rPr>
        <w:t xml:space="preserve"> </w:t>
      </w:r>
      <w:r w:rsidR="003615C3" w:rsidRPr="002E5E82">
        <w:rPr>
          <w:rFonts w:ascii="Times New Roman" w:eastAsia="Times New Roman" w:hAnsi="Times New Roman" w:cs="Times New Roman"/>
          <w:sz w:val="24"/>
          <w:szCs w:val="24"/>
        </w:rPr>
        <w:t>quality</w:t>
      </w:r>
      <w:r w:rsidRPr="002E5E82">
        <w:rPr>
          <w:rFonts w:ascii="Times New Roman" w:eastAsia="Times New Roman" w:hAnsi="Times New Roman" w:cs="Times New Roman"/>
          <w:sz w:val="24"/>
          <w:szCs w:val="24"/>
        </w:rPr>
        <w:t xml:space="preserve"> </w:t>
      </w:r>
      <w:r w:rsidR="003615C3" w:rsidRPr="002E5E82">
        <w:rPr>
          <w:rFonts w:ascii="Times New Roman" w:eastAsia="Times New Roman" w:hAnsi="Times New Roman" w:cs="Times New Roman"/>
          <w:sz w:val="24"/>
          <w:szCs w:val="24"/>
        </w:rPr>
        <w:t>degradatio</w:t>
      </w:r>
      <w:r w:rsidRPr="002E5E82">
        <w:rPr>
          <w:rFonts w:ascii="Times New Roman" w:eastAsia="Times New Roman" w:hAnsi="Times New Roman" w:cs="Times New Roman"/>
          <w:sz w:val="24"/>
          <w:szCs w:val="24"/>
        </w:rPr>
        <w:t>n</w:t>
      </w:r>
      <w:ins w:id="196" w:author="Achen, Aaron - NRCS, Lincoln, NE" w:date="2019-07-18T10:18: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del w:id="197" w:author="Achen, Aaron - NRCS, Lincoln, NE" w:date="2019-07-18T10:18:00Z">
        <w:r w:rsidRPr="002E5E82" w:rsidDel="003615C3">
          <w:rPr>
            <w:rFonts w:ascii="Times New Roman" w:eastAsia="Times New Roman" w:hAnsi="Times New Roman" w:cs="Times New Roman"/>
            <w:sz w:val="24"/>
            <w:szCs w:val="24"/>
          </w:rPr>
          <w:delText>and e</w:delText>
        </w:r>
      </w:del>
      <w:ins w:id="198" w:author="Achen, Aaron - NRCS, Lincoln, NE" w:date="2019-07-18T10:18:00Z">
        <w:r w:rsidR="003615C3">
          <w:rPr>
            <w:rFonts w:ascii="Times New Roman" w:eastAsia="Times New Roman" w:hAnsi="Times New Roman" w:cs="Times New Roman"/>
            <w:sz w:val="24"/>
            <w:szCs w:val="24"/>
          </w:rPr>
          <w:t>E</w:t>
        </w:r>
      </w:ins>
      <w:r w:rsidRPr="002E5E82">
        <w:rPr>
          <w:rFonts w:ascii="Times New Roman" w:eastAsia="Times New Roman" w:hAnsi="Times New Roman" w:cs="Times New Roman"/>
          <w:sz w:val="24"/>
          <w:szCs w:val="24"/>
        </w:rPr>
        <w:t xml:space="preserve">ach </w:t>
      </w:r>
      <w:del w:id="199" w:author="Achen, Aaron - NRCS, Lincoln, NE" w:date="2019-07-18T10:18:00Z">
        <w:r w:rsidRPr="002E5E82" w:rsidDel="003615C3">
          <w:rPr>
            <w:rFonts w:ascii="Times New Roman" w:eastAsia="Times New Roman" w:hAnsi="Times New Roman" w:cs="Times New Roman"/>
            <w:sz w:val="24"/>
            <w:szCs w:val="24"/>
          </w:rPr>
          <w:delText xml:space="preserve">will </w:delText>
        </w:r>
      </w:del>
      <w:r w:rsidRPr="002E5E82">
        <w:rPr>
          <w:rFonts w:ascii="Times New Roman" w:eastAsia="Times New Roman" w:hAnsi="Times New Roman" w:cs="Times New Roman"/>
          <w:sz w:val="24"/>
          <w:szCs w:val="24"/>
        </w:rPr>
        <w:t>involve</w:t>
      </w:r>
      <w:ins w:id="200" w:author="Achen, Aaron - NRCS, Lincoln, NE" w:date="2019-07-18T10:18:00Z">
        <w:r w:rsidR="003615C3">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 xml:space="preserve"> analysis of soil interpretation data from the Soil Data Access Query service. Soil maps and reports for </w:t>
      </w:r>
      <w:r w:rsidRPr="002E5E82">
        <w:rPr>
          <w:rFonts w:ascii="Times New Roman" w:eastAsia="Times New Roman" w:hAnsi="Times New Roman" w:cs="Times New Roman"/>
          <w:sz w:val="24"/>
          <w:szCs w:val="24"/>
        </w:rPr>
        <w:lastRenderedPageBreak/>
        <w:t xml:space="preserve">these interpretations are also available from Web Soil Survey. Both </w:t>
      </w:r>
      <w:del w:id="201" w:author="Achen, Aaron - NRCS, Lincoln, NE" w:date="2019-07-18T10:28:00Z">
        <w:r w:rsidRPr="002E5E82" w:rsidDel="006003D2">
          <w:rPr>
            <w:rFonts w:ascii="Times New Roman" w:eastAsia="Times New Roman" w:hAnsi="Times New Roman" w:cs="Times New Roman"/>
            <w:sz w:val="24"/>
            <w:szCs w:val="24"/>
          </w:rPr>
          <w:delText xml:space="preserve">applications </w:delText>
        </w:r>
      </w:del>
      <w:ins w:id="202" w:author="Achen, Aaron - NRCS, Lincoln, NE" w:date="2019-07-18T10:28:00Z">
        <w:r w:rsidR="006003D2">
          <w:rPr>
            <w:rFonts w:ascii="Times New Roman" w:eastAsia="Times New Roman" w:hAnsi="Times New Roman" w:cs="Times New Roman"/>
            <w:sz w:val="24"/>
            <w:szCs w:val="24"/>
          </w:rPr>
          <w:t xml:space="preserve">the </w:t>
        </w:r>
        <w:r w:rsidR="006003D2" w:rsidRPr="002E5E82">
          <w:rPr>
            <w:rFonts w:ascii="Times New Roman" w:eastAsia="Times New Roman" w:hAnsi="Times New Roman" w:cs="Times New Roman"/>
            <w:sz w:val="24"/>
            <w:szCs w:val="24"/>
          </w:rPr>
          <w:t>Soil Data Access Query service</w:t>
        </w:r>
        <w:r w:rsidR="006003D2" w:rsidRPr="002E5E82" w:rsidDel="003615C3">
          <w:rPr>
            <w:rFonts w:ascii="Times New Roman" w:eastAsia="Times New Roman" w:hAnsi="Times New Roman" w:cs="Times New Roman"/>
            <w:sz w:val="24"/>
            <w:szCs w:val="24"/>
          </w:rPr>
          <w:t xml:space="preserve"> </w:t>
        </w:r>
        <w:r w:rsidR="006003D2">
          <w:rPr>
            <w:rFonts w:ascii="Times New Roman" w:eastAsia="Times New Roman" w:hAnsi="Times New Roman" w:cs="Times New Roman"/>
            <w:sz w:val="24"/>
            <w:szCs w:val="24"/>
          </w:rPr>
          <w:t xml:space="preserve">and Web Soil Survey </w:t>
        </w:r>
      </w:ins>
      <w:del w:id="203" w:author="Achen, Aaron - NRCS, Lincoln, NE" w:date="2019-07-18T10:19:00Z">
        <w:r w:rsidRPr="002E5E82" w:rsidDel="003615C3">
          <w:rPr>
            <w:rFonts w:ascii="Times New Roman" w:eastAsia="Times New Roman" w:hAnsi="Times New Roman" w:cs="Times New Roman"/>
            <w:sz w:val="24"/>
            <w:szCs w:val="24"/>
          </w:rPr>
          <w:delText xml:space="preserve">are </w:delText>
        </w:r>
      </w:del>
      <w:r w:rsidRPr="002E5E82">
        <w:rPr>
          <w:rFonts w:ascii="Times New Roman" w:eastAsia="Times New Roman" w:hAnsi="Times New Roman" w:cs="Times New Roman"/>
          <w:sz w:val="24"/>
          <w:szCs w:val="24"/>
        </w:rPr>
        <w:t>connect</w:t>
      </w:r>
      <w:del w:id="204" w:author="Achen, Aaron - NRCS, Lincoln, NE" w:date="2019-07-18T10:19:00Z">
        <w:r w:rsidRPr="002E5E82" w:rsidDel="003615C3">
          <w:rPr>
            <w:rFonts w:ascii="Times New Roman" w:eastAsia="Times New Roman" w:hAnsi="Times New Roman" w:cs="Times New Roman"/>
            <w:sz w:val="24"/>
            <w:szCs w:val="24"/>
          </w:rPr>
          <w:delText>ing</w:delText>
        </w:r>
      </w:del>
      <w:r w:rsidRPr="002E5E82">
        <w:rPr>
          <w:rFonts w:ascii="Times New Roman" w:eastAsia="Times New Roman" w:hAnsi="Times New Roman" w:cs="Times New Roman"/>
          <w:sz w:val="24"/>
          <w:szCs w:val="24"/>
        </w:rPr>
        <w:t xml:space="preserve"> to the same soils database. </w:t>
      </w:r>
      <w:del w:id="205" w:author="Achen, Aaron - NRCS, Lincoln, NE" w:date="2019-07-18T10:19:00Z">
        <w:r w:rsidRPr="002E5E82" w:rsidDel="003615C3">
          <w:rPr>
            <w:rFonts w:ascii="Times New Roman" w:eastAsia="Times New Roman" w:hAnsi="Times New Roman" w:cs="Times New Roman"/>
            <w:sz w:val="24"/>
            <w:szCs w:val="24"/>
          </w:rPr>
          <w:delText>5</w:delText>
        </w:r>
      </w:del>
      <w:ins w:id="206" w:author="Achen, Aaron - NRCS, Lincoln, NE" w:date="2019-07-18T10:19:00Z">
        <w:r w:rsidR="003615C3">
          <w:rPr>
            <w:rFonts w:ascii="Times New Roman" w:eastAsia="Times New Roman" w:hAnsi="Times New Roman" w:cs="Times New Roman"/>
            <w:sz w:val="24"/>
            <w:szCs w:val="24"/>
          </w:rPr>
          <w:t>Five</w:t>
        </w:r>
      </w:ins>
      <w:r w:rsidRPr="002E5E82">
        <w:rPr>
          <w:rFonts w:ascii="Times New Roman" w:eastAsia="Times New Roman" w:hAnsi="Times New Roman" w:cs="Times New Roman"/>
          <w:sz w:val="24"/>
          <w:szCs w:val="24"/>
        </w:rPr>
        <w:t xml:space="preserve"> of the resources concerns use traditional soil interpretations</w:t>
      </w:r>
      <w:ins w:id="207" w:author="Achen, Aaron - NRCS, Lincoln, NE" w:date="2019-07-18T10:19: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del w:id="208" w:author="Achen, Aaron - NRCS, Lincoln, NE" w:date="2019-07-18T10:29:00Z">
        <w:r w:rsidRPr="002E5E82" w:rsidDel="006003D2">
          <w:rPr>
            <w:rFonts w:ascii="Times New Roman" w:eastAsia="Times New Roman" w:hAnsi="Times New Roman" w:cs="Times New Roman"/>
            <w:sz w:val="24"/>
            <w:szCs w:val="24"/>
          </w:rPr>
          <w:delText>whereas</w:delText>
        </w:r>
      </w:del>
      <w:ins w:id="209" w:author="Achen, Aaron - NRCS, Lincoln, NE" w:date="2019-07-18T10:29:00Z">
        <w:r w:rsidR="006003D2">
          <w:rPr>
            <w:rFonts w:ascii="Times New Roman" w:eastAsia="Times New Roman" w:hAnsi="Times New Roman" w:cs="Times New Roman"/>
            <w:sz w:val="24"/>
            <w:szCs w:val="24"/>
          </w:rPr>
          <w:t>the sixth</w:t>
        </w:r>
      </w:ins>
      <w:ins w:id="210" w:author="Achen, Aaron - NRCS, Lincoln, NE" w:date="2019-07-18T10:19: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Aggregat</w:t>
      </w:r>
      <w:ins w:id="211" w:author="Achen, Aaron - NRCS, Lincoln, NE" w:date="2019-07-18T10:19:00Z">
        <w:r w:rsidR="003615C3">
          <w:rPr>
            <w:rFonts w:ascii="Times New Roman" w:eastAsia="Times New Roman" w:hAnsi="Times New Roman" w:cs="Times New Roman"/>
            <w:sz w:val="24"/>
            <w:szCs w:val="24"/>
          </w:rPr>
          <w:t>e</w:t>
        </w:r>
      </w:ins>
      <w:del w:id="212" w:author="Achen, Aaron - NRCS, Lincoln, NE" w:date="2019-07-18T10:19:00Z">
        <w:r w:rsidRPr="002E5E82" w:rsidDel="003615C3">
          <w:rPr>
            <w:rFonts w:ascii="Times New Roman" w:eastAsia="Times New Roman" w:hAnsi="Times New Roman" w:cs="Times New Roman"/>
            <w:sz w:val="24"/>
            <w:szCs w:val="24"/>
          </w:rPr>
          <w:delText>ion</w:delText>
        </w:r>
      </w:del>
      <w:r w:rsidRPr="002E5E82">
        <w:rPr>
          <w:rFonts w:ascii="Times New Roman" w:eastAsia="Times New Roman" w:hAnsi="Times New Roman" w:cs="Times New Roman"/>
          <w:sz w:val="24"/>
          <w:szCs w:val="24"/>
        </w:rPr>
        <w:t xml:space="preserve"> </w:t>
      </w:r>
      <w:del w:id="213" w:author="Achen, Aaron - NRCS, Lincoln, NE" w:date="2019-07-18T10:19:00Z">
        <w:r w:rsidRPr="002E5E82" w:rsidDel="003615C3">
          <w:rPr>
            <w:rFonts w:ascii="Times New Roman" w:eastAsia="Times New Roman" w:hAnsi="Times New Roman" w:cs="Times New Roman"/>
            <w:sz w:val="24"/>
            <w:szCs w:val="24"/>
          </w:rPr>
          <w:delText>s</w:delText>
        </w:r>
      </w:del>
      <w:ins w:id="214" w:author="Achen, Aaron - NRCS, Lincoln, NE" w:date="2019-07-18T10:19:00Z">
        <w:r w:rsidR="003615C3">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tability</w:t>
      </w:r>
      <w:ins w:id="215" w:author="Achen, Aaron - NRCS, Lincoln, NE" w:date="2019-07-18T10:29:00Z">
        <w:r w:rsidR="006003D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is written entirely in SQL.</w:t>
      </w:r>
    </w:p>
    <w:tbl>
      <w:tblPr>
        <w:tblW w:w="5000" w:type="pct"/>
        <w:tblCellMar>
          <w:top w:w="15" w:type="dxa"/>
          <w:left w:w="15" w:type="dxa"/>
          <w:bottom w:w="15" w:type="dxa"/>
          <w:right w:w="15" w:type="dxa"/>
        </w:tblCellMar>
        <w:tblLook w:val="04A0" w:firstRow="1" w:lastRow="0" w:firstColumn="1" w:lastColumn="0" w:noHBand="0" w:noVBand="1"/>
      </w:tblPr>
      <w:tblGrid>
        <w:gridCol w:w="172"/>
        <w:gridCol w:w="4879"/>
        <w:gridCol w:w="4293"/>
      </w:tblGrid>
      <w:tr w:rsidR="002E5E82" w:rsidRPr="002E5E82" w14:paraId="76979648" w14:textId="77777777" w:rsidTr="00582A4D">
        <w:trPr>
          <w:tblHeader/>
        </w:trPr>
        <w:tc>
          <w:tcPr>
            <w:tcW w:w="92" w:type="pct"/>
            <w:tcBorders>
              <w:top w:val="single" w:sz="6" w:space="0" w:color="E9EBEC"/>
              <w:left w:val="single" w:sz="6" w:space="0" w:color="E9EBEC"/>
              <w:bottom w:val="single" w:sz="6" w:space="0" w:color="E9EBEC"/>
              <w:right w:val="single" w:sz="6" w:space="0" w:color="E9EBEC"/>
            </w:tcBorders>
            <w:vAlign w:val="center"/>
            <w:hideMark/>
          </w:tcPr>
          <w:p w14:paraId="097B91C4"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 </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6493BBB5"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Resource Concern</w:t>
            </w:r>
            <w:del w:id="216" w:author="Achen, Aaron - NRCS, Lincoln, NE" w:date="2019-07-18T10:20:00Z">
              <w:r w:rsidRPr="002E5E82" w:rsidDel="003615C3">
                <w:rPr>
                  <w:rFonts w:ascii="Times New Roman" w:eastAsia="Times New Roman" w:hAnsi="Times New Roman" w:cs="Times New Roman"/>
                  <w:b/>
                  <w:bCs/>
                  <w:sz w:val="24"/>
                  <w:szCs w:val="24"/>
                </w:rPr>
                <w:delText>s</w:delText>
              </w:r>
            </w:del>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1294EEBD" w14:textId="5FEA9BB7" w:rsidR="002E5E82" w:rsidRPr="002E5E82" w:rsidRDefault="003615C3" w:rsidP="002E5E82">
            <w:pPr>
              <w:spacing w:after="0" w:line="240" w:lineRule="auto"/>
              <w:jc w:val="center"/>
              <w:rPr>
                <w:rFonts w:ascii="Times New Roman" w:eastAsia="Times New Roman" w:hAnsi="Times New Roman" w:cs="Times New Roman"/>
                <w:b/>
                <w:bCs/>
                <w:sz w:val="24"/>
                <w:szCs w:val="24"/>
              </w:rPr>
            </w:pPr>
            <w:ins w:id="217" w:author="Achen, Aaron - NRCS, Lincoln, NE" w:date="2019-07-18T10:20:00Z">
              <w:r>
                <w:rPr>
                  <w:rFonts w:ascii="Times New Roman" w:eastAsia="Times New Roman" w:hAnsi="Times New Roman" w:cs="Times New Roman"/>
                  <w:b/>
                  <w:bCs/>
                  <w:sz w:val="24"/>
                  <w:szCs w:val="24"/>
                </w:rPr>
                <w:t xml:space="preserve">Related </w:t>
              </w:r>
            </w:ins>
            <w:r w:rsidR="002E5E82" w:rsidRPr="002E5E82">
              <w:rPr>
                <w:rFonts w:ascii="Times New Roman" w:eastAsia="Times New Roman" w:hAnsi="Times New Roman" w:cs="Times New Roman"/>
                <w:b/>
                <w:bCs/>
                <w:sz w:val="24"/>
                <w:szCs w:val="24"/>
              </w:rPr>
              <w:t>Soil Interpretation</w:t>
            </w:r>
          </w:p>
        </w:tc>
      </w:tr>
      <w:tr w:rsidR="002E5E82" w:rsidRPr="002E5E82" w14:paraId="3A5EC218"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306D4F4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6C86374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Subsidence</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740336E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Agricultural Organic Soil Subsidence</w:t>
            </w:r>
          </w:p>
        </w:tc>
      </w:tr>
      <w:tr w:rsidR="002E5E82" w:rsidRPr="002E5E82" w14:paraId="7B8064F8"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6048DBC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6624189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Compaction</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11D034A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Susceptibility to Compaction</w:t>
            </w:r>
          </w:p>
        </w:tc>
      </w:tr>
      <w:tr w:rsidR="002E5E82" w:rsidRPr="002E5E82" w14:paraId="2FFAD141"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07AE85C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3</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4D4F6E6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Matter Depletion</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7B4C0F7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Matter Depletion</w:t>
            </w:r>
          </w:p>
        </w:tc>
      </w:tr>
      <w:tr w:rsidR="002E5E82" w:rsidRPr="002E5E82" w14:paraId="76BA9A4E"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443A6FE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4</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10E48B4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Concentration of Salts and Other Chemicals</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2ABED9E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Surface Salt Concentration</w:t>
            </w:r>
          </w:p>
        </w:tc>
      </w:tr>
      <w:tr w:rsidR="002E5E82" w:rsidRPr="002E5E82" w14:paraId="671F0BD3"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6FBE9A4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5</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7E32281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organism habitat loss or degradation</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65396D3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Suitability for Aerobic Soil Organisms</w:t>
            </w:r>
          </w:p>
        </w:tc>
      </w:tr>
      <w:tr w:rsidR="002E5E82" w:rsidRPr="002E5E82" w14:paraId="411BA59D"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2D1596BD"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6</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3044988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Aggregate instability</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529BE13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Aggregate stability</w:t>
            </w:r>
          </w:p>
        </w:tc>
      </w:tr>
    </w:tbl>
    <w:p w14:paraId="5CAD5F6F" w14:textId="77777777" w:rsidR="002E5E82" w:rsidRPr="002E5E82" w:rsidRDefault="002E5E82" w:rsidP="00582A4D">
      <w:pPr>
        <w:pStyle w:val="Heading2"/>
        <w:rPr>
          <w:rFonts w:eastAsia="Times New Roman"/>
        </w:rPr>
      </w:pPr>
      <w:bookmarkStart w:id="218" w:name="_Toc16070848"/>
      <w:r w:rsidRPr="002E5E82">
        <w:rPr>
          <w:rFonts w:eastAsia="Times New Roman"/>
        </w:rPr>
        <w:t>Soil Data Access Requests by CART</w:t>
      </w:r>
      <w:bookmarkEnd w:id="218"/>
    </w:p>
    <w:p w14:paraId="023318A5" w14:textId="6118EEA8" w:rsidR="002E5E82" w:rsidRPr="002E5E82" w:rsidRDefault="002E5E82" w:rsidP="002E5E82">
      <w:pPr>
        <w:numPr>
          <w:ilvl w:val="0"/>
          <w:numId w:val="26"/>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The request for soils data begins once land units have been selected</w:t>
      </w:r>
      <w:ins w:id="219" w:author="Achen, Aaron - NRCS, Lincoln, NE" w:date="2019-07-18T10:33:00Z">
        <w:r w:rsidR="00391452">
          <w:rPr>
            <w:rFonts w:ascii="Times New Roman" w:eastAsia="Times New Roman" w:hAnsi="Times New Roman" w:cs="Times New Roman"/>
            <w:sz w:val="24"/>
            <w:szCs w:val="24"/>
          </w:rPr>
          <w:t xml:space="preserve"> (fig. </w:t>
        </w:r>
      </w:ins>
      <w:ins w:id="220" w:author="Achen, Aaron - NRCS, Lincoln, NE" w:date="2019-07-18T10:34:00Z">
        <w:r w:rsidR="00391452">
          <w:rPr>
            <w:rFonts w:ascii="Times New Roman" w:eastAsia="Times New Roman" w:hAnsi="Times New Roman" w:cs="Times New Roman"/>
            <w:sz w:val="24"/>
            <w:szCs w:val="24"/>
          </w:rPr>
          <w:t>1)</w:t>
        </w:r>
      </w:ins>
      <w:r w:rsidRPr="002E5E82">
        <w:rPr>
          <w:rFonts w:ascii="Times New Roman" w:eastAsia="Times New Roman" w:hAnsi="Times New Roman" w:cs="Times New Roman"/>
          <w:sz w:val="24"/>
          <w:szCs w:val="24"/>
        </w:rPr>
        <w:t>.</w:t>
      </w:r>
    </w:p>
    <w:p w14:paraId="7D4513F5" w14:textId="77777777" w:rsidR="002E5E82" w:rsidRPr="002E5E82" w:rsidRDefault="002E5E82" w:rsidP="002E5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The request is in the form of an SQL query and contains:</w:t>
      </w:r>
    </w:p>
    <w:p w14:paraId="5E1B89AD" w14:textId="77777777" w:rsidR="002E5E82" w:rsidRPr="002E5E82" w:rsidRDefault="002E5E82" w:rsidP="002E5E82">
      <w:pPr>
        <w:numPr>
          <w:ilvl w:val="1"/>
          <w:numId w:val="26"/>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Land unit identifier</w:t>
      </w:r>
    </w:p>
    <w:p w14:paraId="617DA35D" w14:textId="77777777" w:rsidR="002E5E82" w:rsidRPr="002E5E82" w:rsidRDefault="002E5E82" w:rsidP="002E5E82">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Bounding coordinates</w:t>
      </w:r>
    </w:p>
    <w:p w14:paraId="2BF107BE" w14:textId="54E0DAE0" w:rsidR="002E5E82" w:rsidRPr="002E5E82" w:rsidRDefault="002E5E82" w:rsidP="002E5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CART </w:t>
      </w:r>
      <w:del w:id="221" w:author="Achen, Aaron - NRCS, Lincoln, NE" w:date="2019-07-18T10:29:00Z">
        <w:r w:rsidRPr="002E5E82" w:rsidDel="00391452">
          <w:rPr>
            <w:rFonts w:ascii="Times New Roman" w:eastAsia="Times New Roman" w:hAnsi="Times New Roman" w:cs="Times New Roman"/>
            <w:sz w:val="24"/>
            <w:szCs w:val="24"/>
          </w:rPr>
          <w:delText xml:space="preserve">will </w:delText>
        </w:r>
      </w:del>
      <w:r w:rsidRPr="002E5E82">
        <w:rPr>
          <w:rFonts w:ascii="Times New Roman" w:eastAsia="Times New Roman" w:hAnsi="Times New Roman" w:cs="Times New Roman"/>
          <w:sz w:val="24"/>
          <w:szCs w:val="24"/>
        </w:rPr>
        <w:t>automatically send</w:t>
      </w:r>
      <w:ins w:id="222" w:author="Achen, Aaron - NRCS, Lincoln, NE" w:date="2019-07-18T10:29:00Z">
        <w:r w:rsidR="00391452">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 xml:space="preserve"> the request to Soil Data Access Query Service.</w:t>
      </w:r>
    </w:p>
    <w:p w14:paraId="58C2DF82" w14:textId="4CB579EA" w:rsidR="002E5E82" w:rsidRPr="002E5E82" w:rsidRDefault="002E5E82" w:rsidP="002E5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Map layers are processed in the background and </w:t>
      </w:r>
      <w:del w:id="223" w:author="Achen, Aaron - NRCS, Lincoln, NE" w:date="2019-07-18T10:30:00Z">
        <w:r w:rsidRPr="002E5E82" w:rsidDel="00391452">
          <w:rPr>
            <w:rFonts w:ascii="Times New Roman" w:eastAsia="Times New Roman" w:hAnsi="Times New Roman" w:cs="Times New Roman"/>
            <w:sz w:val="24"/>
            <w:szCs w:val="24"/>
          </w:rPr>
          <w:delText xml:space="preserve">will </w:delText>
        </w:r>
      </w:del>
      <w:ins w:id="224" w:author="Achen, Aaron - NRCS, Lincoln, NE" w:date="2019-07-18T10:30:00Z">
        <w:r w:rsidR="00391452">
          <w:rPr>
            <w:rFonts w:ascii="Times New Roman" w:eastAsia="Times New Roman" w:hAnsi="Times New Roman" w:cs="Times New Roman"/>
            <w:sz w:val="24"/>
            <w:szCs w:val="24"/>
          </w:rPr>
          <w:t xml:space="preserve">are </w:t>
        </w:r>
      </w:ins>
      <w:r w:rsidRPr="002E5E82">
        <w:rPr>
          <w:rFonts w:ascii="Times New Roman" w:eastAsia="Times New Roman" w:hAnsi="Times New Roman" w:cs="Times New Roman"/>
          <w:sz w:val="24"/>
          <w:szCs w:val="24"/>
        </w:rPr>
        <w:t xml:space="preserve">not </w:t>
      </w:r>
      <w:del w:id="225" w:author="Achen, Aaron - NRCS, Lincoln, NE" w:date="2019-07-18T10:30:00Z">
        <w:r w:rsidRPr="002E5E82" w:rsidDel="00391452">
          <w:rPr>
            <w:rFonts w:ascii="Times New Roman" w:eastAsia="Times New Roman" w:hAnsi="Times New Roman" w:cs="Times New Roman"/>
            <w:sz w:val="24"/>
            <w:szCs w:val="24"/>
          </w:rPr>
          <w:delText xml:space="preserve">be </w:delText>
        </w:r>
      </w:del>
      <w:r w:rsidRPr="002E5E82">
        <w:rPr>
          <w:rFonts w:ascii="Times New Roman" w:eastAsia="Times New Roman" w:hAnsi="Times New Roman" w:cs="Times New Roman"/>
          <w:sz w:val="24"/>
          <w:szCs w:val="24"/>
        </w:rPr>
        <w:t>displayed.</w:t>
      </w:r>
    </w:p>
    <w:p w14:paraId="4705761D" w14:textId="70E18BAD" w:rsidR="002E5E82" w:rsidRDefault="002E5E82" w:rsidP="002E5E82">
      <w:pPr>
        <w:spacing w:before="100" w:beforeAutospacing="1" w:after="240" w:line="240" w:lineRule="auto"/>
        <w:rPr>
          <w:ins w:id="226" w:author="Achen, Aaron - NRCS, Lincoln, NE" w:date="2019-07-18T10:30:00Z"/>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lastRenderedPageBreak/>
        <w:drawing>
          <wp:inline distT="0" distB="0" distL="0" distR="0" wp14:anchorId="18D2C5E2" wp14:editId="68FE3502">
            <wp:extent cx="5943600" cy="5285105"/>
            <wp:effectExtent l="0" t="0" r="0" b="0"/>
            <wp:docPr id="6" name="Picture 6" descr="Example: Park County, Wy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ark County, Wyom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285105"/>
                    </a:xfrm>
                    <a:prstGeom prst="rect">
                      <a:avLst/>
                    </a:prstGeom>
                    <a:noFill/>
                    <a:ln>
                      <a:noFill/>
                    </a:ln>
                  </pic:spPr>
                </pic:pic>
              </a:graphicData>
            </a:graphic>
          </wp:inline>
        </w:drawing>
      </w:r>
    </w:p>
    <w:p w14:paraId="17B85281" w14:textId="3CCD7CEC" w:rsidR="00391452" w:rsidRPr="00391452" w:rsidRDefault="00391452" w:rsidP="00582A4D">
      <w:pPr>
        <w:pStyle w:val="Caption"/>
      </w:pPr>
      <w:commentRangeStart w:id="227"/>
      <w:ins w:id="228" w:author="Achen, Aaron - NRCS, Lincoln, NE" w:date="2019-07-18T10:33:00Z">
        <w:r>
          <w:t>Figure 1</w:t>
        </w:r>
      </w:ins>
      <w:ins w:id="229" w:author="Achen, Aaron - NRCS, Lincoln, NE" w:date="2019-07-18T10:30:00Z">
        <w:r w:rsidRPr="00391452">
          <w:t xml:space="preserve">.—This </w:t>
        </w:r>
      </w:ins>
      <w:ins w:id="230" w:author="Achen, Aaron - NRCS, Lincoln, NE" w:date="2019-07-18T10:33:00Z">
        <w:r>
          <w:t>map is here to show you X</w:t>
        </w:r>
      </w:ins>
      <w:ins w:id="231" w:author="Achen, Aaron - NRCS, Lincoln, NE" w:date="2019-07-18T10:31:00Z">
        <w:r w:rsidRPr="00391452">
          <w:t>.</w:t>
        </w:r>
      </w:ins>
      <w:commentRangeEnd w:id="227"/>
      <w:ins w:id="232" w:author="Achen, Aaron - NRCS, Lincoln, NE" w:date="2019-08-06T10:25:00Z">
        <w:r w:rsidR="00BE1437">
          <w:rPr>
            <w:rStyle w:val="CommentReference"/>
            <w:rFonts w:ascii="Garamond" w:eastAsiaTheme="minorEastAsia" w:hAnsi="Garamond" w:cstheme="minorBidi"/>
            <w:i w:val="0"/>
            <w:iCs w:val="0"/>
            <w:color w:val="auto"/>
          </w:rPr>
          <w:commentReference w:id="227"/>
        </w:r>
      </w:ins>
    </w:p>
    <w:p w14:paraId="379101FD" w14:textId="334DBA6C" w:rsidR="002E5E82" w:rsidRPr="002E5E82" w:rsidRDefault="002E5E82" w:rsidP="00582A4D">
      <w:pPr>
        <w:pStyle w:val="Heading2"/>
        <w:rPr>
          <w:rFonts w:eastAsia="Times New Roman"/>
        </w:rPr>
      </w:pPr>
      <w:bookmarkStart w:id="233" w:name="_Toc16070849"/>
      <w:r w:rsidRPr="002E5E82">
        <w:rPr>
          <w:rFonts w:eastAsia="Times New Roman"/>
        </w:rPr>
        <w:t xml:space="preserve">Map </w:t>
      </w:r>
      <w:del w:id="234" w:author="Achen, Aaron - NRCS, Lincoln, NE" w:date="2019-08-06T10:26:00Z">
        <w:r w:rsidRPr="002E5E82" w:rsidDel="00BE1437">
          <w:rPr>
            <w:rFonts w:eastAsia="Times New Roman"/>
          </w:rPr>
          <w:delText>d</w:delText>
        </w:r>
      </w:del>
      <w:ins w:id="235" w:author="Achen, Aaron - NRCS, Lincoln, NE" w:date="2019-08-06T10:26:00Z">
        <w:r w:rsidR="00BE1437">
          <w:rPr>
            <w:rFonts w:eastAsia="Times New Roman"/>
          </w:rPr>
          <w:t>D</w:t>
        </w:r>
      </w:ins>
      <w:r w:rsidRPr="002E5E82">
        <w:rPr>
          <w:rFonts w:eastAsia="Times New Roman"/>
        </w:rPr>
        <w:t xml:space="preserve">ata </w:t>
      </w:r>
      <w:del w:id="236" w:author="Achen, Aaron - NRCS, Lincoln, NE" w:date="2019-08-06T10:26:00Z">
        <w:r w:rsidRPr="002E5E82" w:rsidDel="00BE1437">
          <w:rPr>
            <w:rFonts w:eastAsia="Times New Roman"/>
          </w:rPr>
          <w:delText>is p</w:delText>
        </w:r>
      </w:del>
      <w:ins w:id="237" w:author="Achen, Aaron - NRCS, Lincoln, NE" w:date="2019-08-06T10:26:00Z">
        <w:r w:rsidR="00BE1437">
          <w:rPr>
            <w:rFonts w:eastAsia="Times New Roman"/>
          </w:rPr>
          <w:t>P</w:t>
        </w:r>
      </w:ins>
      <w:r w:rsidRPr="002E5E82">
        <w:rPr>
          <w:rFonts w:eastAsia="Times New Roman"/>
        </w:rPr>
        <w:t>rocess</w:t>
      </w:r>
      <w:ins w:id="238" w:author="Achen, Aaron - NRCS, Lincoln, NE" w:date="2019-08-06T10:26:00Z">
        <w:r w:rsidR="00BE1437">
          <w:rPr>
            <w:rFonts w:eastAsia="Times New Roman"/>
          </w:rPr>
          <w:t>ing</w:t>
        </w:r>
      </w:ins>
      <w:del w:id="239" w:author="Achen, Aaron - NRCS, Lincoln, NE" w:date="2019-08-06T10:26:00Z">
        <w:r w:rsidRPr="002E5E82" w:rsidDel="00BE1437">
          <w:rPr>
            <w:rFonts w:eastAsia="Times New Roman"/>
          </w:rPr>
          <w:delText>ed in the background</w:delText>
        </w:r>
      </w:del>
      <w:bookmarkEnd w:id="233"/>
    </w:p>
    <w:p w14:paraId="51061D60"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lastRenderedPageBreak/>
        <w:drawing>
          <wp:inline distT="0" distB="0" distL="0" distR="0" wp14:anchorId="7B44799F" wp14:editId="0CFAB82F">
            <wp:extent cx="5943600" cy="2356485"/>
            <wp:effectExtent l="0" t="0" r="0" b="5715"/>
            <wp:docPr id="5" name="Picture 5" descr="Example: Map data is processed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Map data is processed in the backgrou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56485"/>
                    </a:xfrm>
                    <a:prstGeom prst="rect">
                      <a:avLst/>
                    </a:prstGeom>
                    <a:noFill/>
                    <a:ln>
                      <a:noFill/>
                    </a:ln>
                  </pic:spPr>
                </pic:pic>
              </a:graphicData>
            </a:graphic>
          </wp:inline>
        </w:drawing>
      </w:r>
    </w:p>
    <w:p w14:paraId="6F45F00B" w14:textId="37C9C6A6" w:rsidR="00391452" w:rsidRDefault="00391452" w:rsidP="00582A4D">
      <w:pPr>
        <w:pStyle w:val="Caption"/>
        <w:rPr>
          <w:ins w:id="240" w:author="Achen, Aaron - NRCS, Lincoln, NE" w:date="2019-07-18T10:35:00Z"/>
        </w:rPr>
      </w:pPr>
      <w:ins w:id="241" w:author="Achen, Aaron - NRCS, Lincoln, NE" w:date="2019-07-18T10:34:00Z">
        <w:r>
          <w:t>Figure 2.—</w:t>
        </w:r>
      </w:ins>
      <w:ins w:id="242" w:author="Achen, Aaron - NRCS, Lincoln, NE" w:date="2019-07-18T10:35:00Z">
        <w:r>
          <w:t>A map of</w:t>
        </w:r>
      </w:ins>
      <w:ins w:id="243" w:author="Achen, Aaron - NRCS, Lincoln, NE" w:date="2019-07-18T10:36:00Z">
        <w:r>
          <w:t xml:space="preserve"> the soils in the selected area and a map showing the soil interpretation for </w:t>
        </w:r>
      </w:ins>
      <w:ins w:id="244" w:author="Achen, Aaron - NRCS, Lincoln, NE" w:date="2019-07-18T10:37:00Z">
        <w:r w:rsidR="00E77F41">
          <w:t xml:space="preserve">surface salt concentration. </w:t>
        </w:r>
      </w:ins>
    </w:p>
    <w:p w14:paraId="72A1DD3D" w14:textId="4C30B422" w:rsidR="002E5E82" w:rsidRPr="002E5E82" w:rsidRDefault="00BE1437" w:rsidP="002E5E82">
      <w:pPr>
        <w:spacing w:before="100" w:beforeAutospacing="1" w:after="240" w:line="240" w:lineRule="auto"/>
        <w:rPr>
          <w:rFonts w:ascii="Times New Roman" w:eastAsia="Times New Roman" w:hAnsi="Times New Roman" w:cs="Times New Roman"/>
          <w:sz w:val="24"/>
          <w:szCs w:val="24"/>
        </w:rPr>
      </w:pPr>
      <w:ins w:id="245" w:author="Achen, Aaron - NRCS, Lincoln, NE" w:date="2019-08-06T10:25:00Z">
        <w:r w:rsidRPr="00BE1437">
          <w:rPr>
            <w:rFonts w:ascii="Times New Roman" w:eastAsia="Times New Roman" w:hAnsi="Times New Roman" w:cs="Times New Roman"/>
            <w:sz w:val="24"/>
            <w:szCs w:val="24"/>
          </w:rPr>
          <w:t>Map data is processed in the backgroun</w:t>
        </w:r>
      </w:ins>
      <w:ins w:id="246" w:author="Achen, Aaron - NRCS, Lincoln, NE" w:date="2019-08-06T10:26:00Z">
        <w:r>
          <w:rPr>
            <w:rFonts w:ascii="Times New Roman" w:eastAsia="Times New Roman" w:hAnsi="Times New Roman" w:cs="Times New Roman"/>
            <w:sz w:val="24"/>
            <w:szCs w:val="24"/>
          </w:rPr>
          <w:t>d</w:t>
        </w:r>
      </w:ins>
      <w:ins w:id="247" w:author="Achen, Aaron - NRCS, Lincoln, NE" w:date="2019-08-06T10:25:00Z">
        <w:r>
          <w:rPr>
            <w:rFonts w:ascii="Times New Roman" w:eastAsia="Times New Roman" w:hAnsi="Times New Roman" w:cs="Times New Roman"/>
            <w:sz w:val="24"/>
            <w:szCs w:val="24"/>
          </w:rPr>
          <w:t>.</w:t>
        </w:r>
        <w:r w:rsidRPr="00BE1437">
          <w:rPr>
            <w:rFonts w:ascii="Times New Roman" w:eastAsia="Times New Roman" w:hAnsi="Times New Roman" w:cs="Times New Roman"/>
            <w:sz w:val="24"/>
            <w:szCs w:val="24"/>
          </w:rPr>
          <w:t xml:space="preserve"> </w:t>
        </w:r>
      </w:ins>
      <w:ins w:id="248" w:author="Achen, Aaron - NRCS, Lincoln, NE" w:date="2019-07-18T10:37:00Z">
        <w:r w:rsidR="00E77F41">
          <w:rPr>
            <w:rFonts w:ascii="Times New Roman" w:eastAsia="Times New Roman" w:hAnsi="Times New Roman" w:cs="Times New Roman"/>
            <w:sz w:val="24"/>
            <w:szCs w:val="24"/>
          </w:rPr>
          <w:t xml:space="preserve">In figure 2, </w:t>
        </w:r>
      </w:ins>
      <w:del w:id="249" w:author="Achen, Aaron - NRCS, Lincoln, NE" w:date="2019-07-18T10:37:00Z">
        <w:r w:rsidR="002E5E82" w:rsidRPr="002E5E82" w:rsidDel="00E77F41">
          <w:rPr>
            <w:rFonts w:ascii="Times New Roman" w:eastAsia="Times New Roman" w:hAnsi="Times New Roman" w:cs="Times New Roman"/>
            <w:sz w:val="24"/>
            <w:szCs w:val="24"/>
          </w:rPr>
          <w:delText>T</w:delText>
        </w:r>
      </w:del>
      <w:ins w:id="250" w:author="Achen, Aaron - NRCS, Lincoln, NE" w:date="2019-07-18T10:37:00Z">
        <w:r w:rsidR="00E77F41">
          <w:rPr>
            <w:rFonts w:ascii="Times New Roman" w:eastAsia="Times New Roman" w:hAnsi="Times New Roman" w:cs="Times New Roman"/>
            <w:sz w:val="24"/>
            <w:szCs w:val="24"/>
          </w:rPr>
          <w:t>t</w:t>
        </w:r>
      </w:ins>
      <w:r w:rsidR="002E5E82" w:rsidRPr="002E5E82">
        <w:rPr>
          <w:rFonts w:ascii="Times New Roman" w:eastAsia="Times New Roman" w:hAnsi="Times New Roman" w:cs="Times New Roman"/>
          <w:sz w:val="24"/>
          <w:szCs w:val="24"/>
        </w:rPr>
        <w:t xml:space="preserve">he map on the left shows 8 different soils within </w:t>
      </w:r>
      <w:del w:id="251" w:author="Achen, Aaron - NRCS, Lincoln, NE" w:date="2019-07-18T10:37:00Z">
        <w:r w:rsidR="002E5E82" w:rsidRPr="002E5E82" w:rsidDel="00E77F41">
          <w:rPr>
            <w:rFonts w:ascii="Times New Roman" w:eastAsia="Times New Roman" w:hAnsi="Times New Roman" w:cs="Times New Roman"/>
            <w:sz w:val="24"/>
            <w:szCs w:val="24"/>
          </w:rPr>
          <w:delText xml:space="preserve">this </w:delText>
        </w:r>
      </w:del>
      <w:ins w:id="252" w:author="Achen, Aaron - NRCS, Lincoln, NE" w:date="2019-07-18T10:37:00Z">
        <w:r w:rsidR="00E77F41">
          <w:rPr>
            <w:rFonts w:ascii="Times New Roman" w:eastAsia="Times New Roman" w:hAnsi="Times New Roman" w:cs="Times New Roman"/>
            <w:sz w:val="24"/>
            <w:szCs w:val="24"/>
          </w:rPr>
          <w:t xml:space="preserve">a </w:t>
        </w:r>
      </w:ins>
      <w:r w:rsidR="002E5E82" w:rsidRPr="002E5E82">
        <w:rPr>
          <w:rFonts w:ascii="Times New Roman" w:eastAsia="Times New Roman" w:hAnsi="Times New Roman" w:cs="Times New Roman"/>
          <w:sz w:val="24"/>
          <w:szCs w:val="24"/>
        </w:rPr>
        <w:t xml:space="preserve">land unit. The map on the right </w:t>
      </w:r>
      <w:del w:id="253" w:author="Achen, Aaron - NRCS, Lincoln, NE" w:date="2019-07-18T10:37:00Z">
        <w:r w:rsidR="002E5E82" w:rsidRPr="002E5E82" w:rsidDel="00E77F41">
          <w:rPr>
            <w:rFonts w:ascii="Times New Roman" w:eastAsia="Times New Roman" w:hAnsi="Times New Roman" w:cs="Times New Roman"/>
            <w:sz w:val="24"/>
            <w:szCs w:val="24"/>
          </w:rPr>
          <w:delText xml:space="preserve">side </w:delText>
        </w:r>
      </w:del>
      <w:r w:rsidR="002E5E82" w:rsidRPr="002E5E82">
        <w:rPr>
          <w:rFonts w:ascii="Times New Roman" w:eastAsia="Times New Roman" w:hAnsi="Times New Roman" w:cs="Times New Roman"/>
          <w:sz w:val="24"/>
          <w:szCs w:val="24"/>
        </w:rPr>
        <w:t>illustrates risk of surface salinization. The red polygon indicates an area of high risk for surface salinization</w:t>
      </w:r>
      <w:ins w:id="254" w:author="Achen, Aaron - NRCS, Lincoln, NE" w:date="2019-07-18T10:32:00Z">
        <w:r w:rsidR="00391452">
          <w:rPr>
            <w:rFonts w:ascii="Times New Roman" w:eastAsia="Times New Roman" w:hAnsi="Times New Roman" w:cs="Times New Roman"/>
            <w:sz w:val="24"/>
            <w:szCs w:val="24"/>
          </w:rPr>
          <w:t>.</w:t>
        </w:r>
      </w:ins>
      <w:del w:id="255" w:author="Achen, Aaron - NRCS, Lincoln, NE" w:date="2019-07-18T10:32:00Z">
        <w:r w:rsidR="002E5E82" w:rsidRPr="002E5E82" w:rsidDel="00391452">
          <w:rPr>
            <w:rFonts w:ascii="Times New Roman" w:eastAsia="Times New Roman" w:hAnsi="Times New Roman" w:cs="Times New Roman"/>
            <w:sz w:val="24"/>
            <w:szCs w:val="24"/>
          </w:rPr>
          <w:delText>,</w:delText>
        </w:r>
      </w:del>
      <w:r w:rsidR="002E5E82" w:rsidRPr="002E5E82">
        <w:rPr>
          <w:rFonts w:ascii="Times New Roman" w:eastAsia="Times New Roman" w:hAnsi="Times New Roman" w:cs="Times New Roman"/>
          <w:sz w:val="24"/>
          <w:szCs w:val="24"/>
        </w:rPr>
        <w:t xml:space="preserve"> </w:t>
      </w:r>
      <w:del w:id="256" w:author="Achen, Aaron - NRCS, Lincoln, NE" w:date="2019-07-18T10:32:00Z">
        <w:r w:rsidR="002E5E82" w:rsidRPr="002E5E82" w:rsidDel="00391452">
          <w:rPr>
            <w:rFonts w:ascii="Times New Roman" w:eastAsia="Times New Roman" w:hAnsi="Times New Roman" w:cs="Times New Roman"/>
            <w:sz w:val="24"/>
            <w:szCs w:val="24"/>
          </w:rPr>
          <w:delText>y</w:delText>
        </w:r>
      </w:del>
      <w:ins w:id="257" w:author="Achen, Aaron - NRCS, Lincoln, NE" w:date="2019-07-18T10:37:00Z">
        <w:r w:rsidR="00E77F41">
          <w:rPr>
            <w:rFonts w:ascii="Times New Roman" w:eastAsia="Times New Roman" w:hAnsi="Times New Roman" w:cs="Times New Roman"/>
            <w:sz w:val="24"/>
            <w:szCs w:val="24"/>
          </w:rPr>
          <w:t>The y</w:t>
        </w:r>
      </w:ins>
      <w:r w:rsidR="002E5E82" w:rsidRPr="002E5E82">
        <w:rPr>
          <w:rFonts w:ascii="Times New Roman" w:eastAsia="Times New Roman" w:hAnsi="Times New Roman" w:cs="Times New Roman"/>
          <w:sz w:val="24"/>
          <w:szCs w:val="24"/>
        </w:rPr>
        <w:t>ellow areas have a moderate risk</w:t>
      </w:r>
      <w:ins w:id="258" w:author="Achen, Aaron - NRCS, Lincoln, NE" w:date="2019-07-18T10:32:00Z">
        <w:r w:rsidR="00391452">
          <w:rPr>
            <w:rFonts w:ascii="Times New Roman" w:eastAsia="Times New Roman" w:hAnsi="Times New Roman" w:cs="Times New Roman"/>
            <w:sz w:val="24"/>
            <w:szCs w:val="24"/>
          </w:rPr>
          <w:t>,</w:t>
        </w:r>
      </w:ins>
      <w:r w:rsidR="002E5E82" w:rsidRPr="002E5E82">
        <w:rPr>
          <w:rFonts w:ascii="Times New Roman" w:eastAsia="Times New Roman" w:hAnsi="Times New Roman" w:cs="Times New Roman"/>
          <w:sz w:val="24"/>
          <w:szCs w:val="24"/>
        </w:rPr>
        <w:t xml:space="preserve"> and </w:t>
      </w:r>
      <w:ins w:id="259" w:author="Achen, Aaron - NRCS, Lincoln, NE" w:date="2019-07-18T10:37:00Z">
        <w:r w:rsidR="00E77F41">
          <w:rPr>
            <w:rFonts w:ascii="Times New Roman" w:eastAsia="Times New Roman" w:hAnsi="Times New Roman" w:cs="Times New Roman"/>
            <w:sz w:val="24"/>
            <w:szCs w:val="24"/>
          </w:rPr>
          <w:t xml:space="preserve">the </w:t>
        </w:r>
      </w:ins>
      <w:r w:rsidR="002E5E82" w:rsidRPr="002E5E82">
        <w:rPr>
          <w:rFonts w:ascii="Times New Roman" w:eastAsia="Times New Roman" w:hAnsi="Times New Roman" w:cs="Times New Roman"/>
          <w:sz w:val="24"/>
          <w:szCs w:val="24"/>
        </w:rPr>
        <w:t>green areas are low risk.</w:t>
      </w:r>
    </w:p>
    <w:p w14:paraId="46B1668B" w14:textId="77777777" w:rsidR="002E5E82" w:rsidRPr="002E5E82" w:rsidRDefault="002E5E82" w:rsidP="00582A4D">
      <w:pPr>
        <w:pStyle w:val="Heading2"/>
        <w:rPr>
          <w:rFonts w:eastAsia="Times New Roman"/>
        </w:rPr>
      </w:pPr>
      <w:bookmarkStart w:id="260" w:name="_Toc16070850"/>
      <w:r w:rsidRPr="002E5E82">
        <w:rPr>
          <w:rFonts w:eastAsia="Times New Roman"/>
        </w:rPr>
        <w:t>Service Data</w:t>
      </w:r>
      <w:bookmarkEnd w:id="260"/>
    </w:p>
    <w:p w14:paraId="1EB7C63A" w14:textId="1FC31BDD"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In the </w:t>
      </w:r>
      <w:del w:id="261" w:author="Achen, Aaron - NRCS, Lincoln, NE" w:date="2019-07-18T11:29:00Z">
        <w:r w:rsidRPr="002E5E82" w:rsidDel="00B8456F">
          <w:rPr>
            <w:rFonts w:ascii="Times New Roman" w:eastAsia="Times New Roman" w:hAnsi="Times New Roman" w:cs="Times New Roman"/>
            <w:sz w:val="24"/>
            <w:szCs w:val="24"/>
          </w:rPr>
          <w:delText>example below</w:delText>
        </w:r>
      </w:del>
      <w:ins w:id="262" w:author="Achen, Aaron - NRCS, Lincoln, NE" w:date="2019-07-18T11:29:00Z">
        <w:r w:rsidR="00B8456F">
          <w:rPr>
            <w:rFonts w:ascii="Times New Roman" w:eastAsia="Times New Roman" w:hAnsi="Times New Roman" w:cs="Times New Roman"/>
            <w:sz w:val="24"/>
            <w:szCs w:val="24"/>
          </w:rPr>
          <w:t>following table</w:t>
        </w:r>
      </w:ins>
      <w:r w:rsidRPr="002E5E82">
        <w:rPr>
          <w:rFonts w:ascii="Times New Roman" w:eastAsia="Times New Roman" w:hAnsi="Times New Roman" w:cs="Times New Roman"/>
          <w:sz w:val="24"/>
          <w:szCs w:val="24"/>
        </w:rPr>
        <w:t xml:space="preserve">, the </w:t>
      </w:r>
      <w:del w:id="263" w:author="Achen, Aaron - NRCS, Lincoln, NE" w:date="2019-07-18T12:36:00Z">
        <w:r w:rsidRPr="002E5E82" w:rsidDel="00FB11AF">
          <w:rPr>
            <w:rFonts w:ascii="Times New Roman" w:eastAsia="Times New Roman" w:hAnsi="Times New Roman" w:cs="Times New Roman"/>
            <w:sz w:val="24"/>
            <w:szCs w:val="24"/>
          </w:rPr>
          <w:delText xml:space="preserve">Query </w:delText>
        </w:r>
      </w:del>
      <w:ins w:id="264" w:author="Achen, Aaron - NRCS, Lincoln, NE" w:date="2019-07-18T12:36:00Z">
        <w:r w:rsidR="00FB11AF">
          <w:rPr>
            <w:rFonts w:ascii="Times New Roman" w:eastAsia="Times New Roman" w:hAnsi="Times New Roman" w:cs="Times New Roman"/>
            <w:sz w:val="24"/>
            <w:szCs w:val="24"/>
          </w:rPr>
          <w:t>q</w:t>
        </w:r>
        <w:r w:rsidR="00FB11AF" w:rsidRPr="002E5E82">
          <w:rPr>
            <w:rFonts w:ascii="Times New Roman" w:eastAsia="Times New Roman" w:hAnsi="Times New Roman" w:cs="Times New Roman"/>
            <w:sz w:val="24"/>
            <w:szCs w:val="24"/>
          </w:rPr>
          <w:t xml:space="preserve">uery </w:t>
        </w:r>
      </w:ins>
      <w:r w:rsidRPr="002E5E82">
        <w:rPr>
          <w:rFonts w:ascii="Times New Roman" w:eastAsia="Times New Roman" w:hAnsi="Times New Roman" w:cs="Times New Roman"/>
          <w:sz w:val="24"/>
          <w:szCs w:val="24"/>
        </w:rPr>
        <w:t xml:space="preserve">service </w:t>
      </w:r>
      <w:del w:id="265" w:author="Achen, Aaron - NRCS, Lincoln, NE" w:date="2019-07-18T11:28:00Z">
        <w:r w:rsidRPr="002E5E82" w:rsidDel="00B8456F">
          <w:rPr>
            <w:rFonts w:ascii="Times New Roman" w:eastAsia="Times New Roman" w:hAnsi="Times New Roman" w:cs="Times New Roman"/>
            <w:sz w:val="24"/>
            <w:szCs w:val="24"/>
          </w:rPr>
          <w:delText xml:space="preserve">has </w:delText>
        </w:r>
      </w:del>
      <w:r w:rsidRPr="002E5E82">
        <w:rPr>
          <w:rFonts w:ascii="Times New Roman" w:eastAsia="Times New Roman" w:hAnsi="Times New Roman" w:cs="Times New Roman"/>
          <w:sz w:val="24"/>
          <w:szCs w:val="24"/>
        </w:rPr>
        <w:t xml:space="preserve">returned soils </w:t>
      </w:r>
      <w:del w:id="266" w:author="Achen, Aaron - NRCS, Lincoln, NE" w:date="2019-07-18T12:17:00Z">
        <w:r w:rsidRPr="002E5E82" w:rsidDel="0090520F">
          <w:rPr>
            <w:rFonts w:ascii="Times New Roman" w:eastAsia="Times New Roman" w:hAnsi="Times New Roman" w:cs="Times New Roman"/>
            <w:sz w:val="24"/>
            <w:szCs w:val="24"/>
          </w:rPr>
          <w:delText xml:space="preserve">data </w:delText>
        </w:r>
      </w:del>
      <w:ins w:id="267" w:author="Achen, Aaron - NRCS, Lincoln, NE" w:date="2019-07-18T12:17:00Z">
        <w:r w:rsidR="0090520F">
          <w:rPr>
            <w:rFonts w:ascii="Times New Roman" w:eastAsia="Times New Roman" w:hAnsi="Times New Roman" w:cs="Times New Roman"/>
            <w:sz w:val="24"/>
            <w:szCs w:val="24"/>
          </w:rPr>
          <w:t>information</w:t>
        </w:r>
        <w:r w:rsidR="0090520F"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for </w:t>
      </w:r>
      <w:del w:id="268" w:author="Achen, Aaron - NRCS, Lincoln, NE" w:date="2019-07-18T12:36:00Z">
        <w:r w:rsidRPr="002E5E82" w:rsidDel="006F2A1C">
          <w:rPr>
            <w:rFonts w:ascii="Times New Roman" w:eastAsia="Times New Roman" w:hAnsi="Times New Roman" w:cs="Times New Roman"/>
            <w:sz w:val="24"/>
            <w:szCs w:val="24"/>
          </w:rPr>
          <w:delText xml:space="preserve">the </w:delText>
        </w:r>
      </w:del>
      <w:del w:id="269" w:author="Achen, Aaron - NRCS, Lincoln, NE" w:date="2019-07-18T11:28:00Z">
        <w:r w:rsidRPr="002E5E82" w:rsidDel="00B8456F">
          <w:rPr>
            <w:rFonts w:ascii="Times New Roman" w:eastAsia="Times New Roman" w:hAnsi="Times New Roman" w:cs="Times New Roman"/>
            <w:sz w:val="24"/>
            <w:szCs w:val="24"/>
          </w:rPr>
          <w:delText>‘</w:delText>
        </w:r>
      </w:del>
      <w:ins w:id="270" w:author="Achen, Aaron - NRCS, Lincoln, NE" w:date="2019-07-18T11:28:00Z">
        <w:r w:rsidR="00B8456F">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Risk of Surface Salt Concentration</w:t>
      </w:r>
      <w:del w:id="271" w:author="Achen, Aaron - NRCS, Lincoln, NE" w:date="2019-07-18T11:28:00Z">
        <w:r w:rsidRPr="002E5E82" w:rsidDel="00B8456F">
          <w:rPr>
            <w:rFonts w:ascii="Times New Roman" w:eastAsia="Times New Roman" w:hAnsi="Times New Roman" w:cs="Times New Roman"/>
            <w:sz w:val="24"/>
            <w:szCs w:val="24"/>
          </w:rPr>
          <w:delText>’</w:delText>
        </w:r>
      </w:del>
      <w:ins w:id="272" w:author="Achen, Aaron - NRCS, Lincoln, NE" w:date="2019-07-18T11:28:00Z">
        <w:r w:rsidR="00B8456F">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within the land unit. The </w:t>
      </w:r>
      <w:ins w:id="273" w:author="Achen, Aaron - NRCS, Lincoln, NE" w:date="2019-07-18T11:29:00Z">
        <w:r w:rsidR="00B8456F">
          <w:rPr>
            <w:rFonts w:ascii="Times New Roman" w:eastAsia="Times New Roman" w:hAnsi="Times New Roman" w:cs="Times New Roman"/>
            <w:sz w:val="24"/>
            <w:szCs w:val="24"/>
          </w:rPr>
          <w:t xml:space="preserve">soil interpretation </w:t>
        </w:r>
      </w:ins>
      <w:r w:rsidRPr="002E5E82">
        <w:rPr>
          <w:rFonts w:ascii="Times New Roman" w:eastAsia="Times New Roman" w:hAnsi="Times New Roman" w:cs="Times New Roman"/>
          <w:sz w:val="24"/>
          <w:szCs w:val="24"/>
        </w:rPr>
        <w:t xml:space="preserve">rating </w:t>
      </w:r>
      <w:del w:id="274" w:author="Achen, Aaron - NRCS, Lincoln, NE" w:date="2019-07-18T11:29:00Z">
        <w:r w:rsidRPr="002E5E82" w:rsidDel="00B8456F">
          <w:rPr>
            <w:rFonts w:ascii="Times New Roman" w:eastAsia="Times New Roman" w:hAnsi="Times New Roman" w:cs="Times New Roman"/>
            <w:sz w:val="24"/>
            <w:szCs w:val="24"/>
          </w:rPr>
          <w:delText xml:space="preserve">data shown in table below is </w:delText>
        </w:r>
      </w:del>
      <w:ins w:id="275" w:author="Achen, Aaron - NRCS, Lincoln, NE" w:date="2019-07-18T11:29:00Z">
        <w:r w:rsidR="00B8456F">
          <w:rPr>
            <w:rFonts w:ascii="Times New Roman" w:eastAsia="Times New Roman" w:hAnsi="Times New Roman" w:cs="Times New Roman"/>
            <w:sz w:val="24"/>
            <w:szCs w:val="24"/>
          </w:rPr>
          <w:t xml:space="preserve">was </w:t>
        </w:r>
      </w:ins>
      <w:del w:id="276" w:author="Achen, Aaron - NRCS, Lincoln, NE" w:date="2019-07-18T11:29:00Z">
        <w:r w:rsidRPr="002E5E82" w:rsidDel="00B8456F">
          <w:rPr>
            <w:rFonts w:ascii="Times New Roman" w:eastAsia="Times New Roman" w:hAnsi="Times New Roman" w:cs="Times New Roman"/>
            <w:sz w:val="24"/>
            <w:szCs w:val="24"/>
          </w:rPr>
          <w:delText xml:space="preserve">then </w:delText>
        </w:r>
      </w:del>
      <w:r w:rsidRPr="002E5E82">
        <w:rPr>
          <w:rFonts w:ascii="Times New Roman" w:eastAsia="Times New Roman" w:hAnsi="Times New Roman" w:cs="Times New Roman"/>
          <w:sz w:val="24"/>
          <w:szCs w:val="24"/>
        </w:rPr>
        <w:t xml:space="preserve">used to calculate the </w:t>
      </w:r>
      <w:ins w:id="277" w:author="Achen, Aaron - NRCS, Lincoln, NE" w:date="2019-07-18T11:29:00Z">
        <w:r w:rsidR="00B8456F">
          <w:rPr>
            <w:rFonts w:ascii="Times New Roman" w:eastAsia="Times New Roman" w:hAnsi="Times New Roman" w:cs="Times New Roman"/>
            <w:sz w:val="24"/>
            <w:szCs w:val="24"/>
          </w:rPr>
          <w:t xml:space="preserve">CART rating.  The table shows the </w:t>
        </w:r>
      </w:ins>
      <w:r w:rsidRPr="002E5E82">
        <w:rPr>
          <w:rFonts w:ascii="Times New Roman" w:eastAsia="Times New Roman" w:hAnsi="Times New Roman" w:cs="Times New Roman"/>
          <w:sz w:val="24"/>
          <w:szCs w:val="24"/>
        </w:rPr>
        <w:t xml:space="preserve">magnitude of </w:t>
      </w:r>
      <w:del w:id="278" w:author="Achen, Aaron - NRCS, Lincoln, NE" w:date="2019-07-18T11:30:00Z">
        <w:r w:rsidRPr="002E5E82" w:rsidDel="00B8456F">
          <w:rPr>
            <w:rFonts w:ascii="Times New Roman" w:eastAsia="Times New Roman" w:hAnsi="Times New Roman" w:cs="Times New Roman"/>
            <w:sz w:val="24"/>
            <w:szCs w:val="24"/>
          </w:rPr>
          <w:delText xml:space="preserve">each </w:delText>
        </w:r>
      </w:del>
      <w:ins w:id="279" w:author="Achen, Aaron - NRCS, Lincoln, NE" w:date="2019-07-18T11:30:00Z">
        <w:r w:rsidR="00B8456F">
          <w:rPr>
            <w:rFonts w:ascii="Times New Roman" w:eastAsia="Times New Roman" w:hAnsi="Times New Roman" w:cs="Times New Roman"/>
            <w:sz w:val="24"/>
            <w:szCs w:val="24"/>
          </w:rPr>
          <w:t xml:space="preserve">the CART </w:t>
        </w:r>
      </w:ins>
      <w:r w:rsidRPr="002E5E82">
        <w:rPr>
          <w:rFonts w:ascii="Times New Roman" w:eastAsia="Times New Roman" w:hAnsi="Times New Roman" w:cs="Times New Roman"/>
          <w:sz w:val="24"/>
          <w:szCs w:val="24"/>
        </w:rPr>
        <w:t>rating as both a land unit percentage and as land unit acres.</w:t>
      </w:r>
    </w:p>
    <w:p w14:paraId="0B3C6FD9" w14:textId="2854BD9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drawing>
          <wp:inline distT="0" distB="0" distL="0" distR="0" wp14:anchorId="09789A73" wp14:editId="01A1977E">
            <wp:extent cx="5943600" cy="1721485"/>
            <wp:effectExtent l="0" t="0" r="0" b="0"/>
            <wp:docPr id="4" name="Picture 4" descr="Example: Servi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ervice Data"/>
                    <pic:cNvPicPr>
                      <a:picLocks noChangeAspect="1" noChangeArrowheads="1"/>
                    </pic:cNvPicPr>
                  </pic:nvPicPr>
                  <pic:blipFill rotWithShape="1">
                    <a:blip r:embed="rId41">
                      <a:extLst>
                        <a:ext uri="{28A0092B-C50C-407E-A947-70E740481C1C}">
                          <a14:useLocalDpi xmlns:a14="http://schemas.microsoft.com/office/drawing/2010/main" val="0"/>
                        </a:ext>
                      </a:extLst>
                    </a:blip>
                    <a:srcRect t="29419"/>
                    <a:stretch/>
                  </pic:blipFill>
                  <pic:spPr bwMode="auto">
                    <a:xfrm>
                      <a:off x="0" y="0"/>
                      <a:ext cx="5943600" cy="1721485"/>
                    </a:xfrm>
                    <a:prstGeom prst="rect">
                      <a:avLst/>
                    </a:prstGeom>
                    <a:noFill/>
                    <a:ln>
                      <a:noFill/>
                    </a:ln>
                    <a:extLst>
                      <a:ext uri="{53640926-AAD7-44D8-BBD7-CCE9431645EC}">
                        <a14:shadowObscured xmlns:a14="http://schemas.microsoft.com/office/drawing/2010/main"/>
                      </a:ext>
                    </a:extLst>
                  </pic:spPr>
                </pic:pic>
              </a:graphicData>
            </a:graphic>
          </wp:inline>
        </w:drawing>
      </w:r>
    </w:p>
    <w:p w14:paraId="289B83F7" w14:textId="72D18FD9"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Areas with the highest risk </w:t>
      </w:r>
      <w:del w:id="280" w:author="Achen, Aaron - NRCS, Lincoln, NE" w:date="2019-07-18T10:41:00Z">
        <w:r w:rsidRPr="002E5E82" w:rsidDel="008E1637">
          <w:rPr>
            <w:rFonts w:ascii="Times New Roman" w:eastAsia="Times New Roman" w:hAnsi="Times New Roman" w:cs="Times New Roman"/>
            <w:sz w:val="24"/>
            <w:szCs w:val="24"/>
          </w:rPr>
          <w:delText>will be</w:delText>
        </w:r>
      </w:del>
      <w:ins w:id="281" w:author="Achen, Aaron - NRCS, Lincoln, NE" w:date="2019-07-18T10:41:00Z">
        <w:r w:rsidR="008E1637">
          <w:rPr>
            <w:rFonts w:ascii="Times New Roman" w:eastAsia="Times New Roman" w:hAnsi="Times New Roman" w:cs="Times New Roman"/>
            <w:sz w:val="24"/>
            <w:szCs w:val="24"/>
          </w:rPr>
          <w:t>are</w:t>
        </w:r>
      </w:ins>
      <w:r w:rsidRPr="002E5E82">
        <w:rPr>
          <w:rFonts w:ascii="Times New Roman" w:eastAsia="Times New Roman" w:hAnsi="Times New Roman" w:cs="Times New Roman"/>
          <w:sz w:val="24"/>
          <w:szCs w:val="24"/>
        </w:rPr>
        <w:t xml:space="preserve"> assigned a rating </w:t>
      </w:r>
      <w:del w:id="282" w:author="Achen, Aaron - NRCS, Lincoln, NE" w:date="2019-07-18T10:41:00Z">
        <w:r w:rsidRPr="002E5E82" w:rsidDel="008E1637">
          <w:rPr>
            <w:rFonts w:ascii="Times New Roman" w:eastAsia="Times New Roman" w:hAnsi="Times New Roman" w:cs="Times New Roman"/>
            <w:sz w:val="24"/>
            <w:szCs w:val="24"/>
          </w:rPr>
          <w:delText xml:space="preserve">number </w:delText>
        </w:r>
      </w:del>
      <w:r w:rsidRPr="002E5E82">
        <w:rPr>
          <w:rFonts w:ascii="Times New Roman" w:eastAsia="Times New Roman" w:hAnsi="Times New Roman" w:cs="Times New Roman"/>
          <w:sz w:val="24"/>
          <w:szCs w:val="24"/>
        </w:rPr>
        <w:t xml:space="preserve">of 1. Areas with a lower risk </w:t>
      </w:r>
      <w:del w:id="283" w:author="Achen, Aaron - NRCS, Lincoln, NE" w:date="2019-07-18T10:41:00Z">
        <w:r w:rsidRPr="002E5E82" w:rsidDel="008E1637">
          <w:rPr>
            <w:rFonts w:ascii="Times New Roman" w:eastAsia="Times New Roman" w:hAnsi="Times New Roman" w:cs="Times New Roman"/>
            <w:sz w:val="24"/>
            <w:szCs w:val="24"/>
          </w:rPr>
          <w:delText>will be</w:delText>
        </w:r>
      </w:del>
      <w:ins w:id="284" w:author="Achen, Aaron - NRCS, Lincoln, NE" w:date="2019-07-18T10:41:00Z">
        <w:r w:rsidR="008E1637">
          <w:rPr>
            <w:rFonts w:ascii="Times New Roman" w:eastAsia="Times New Roman" w:hAnsi="Times New Roman" w:cs="Times New Roman"/>
            <w:sz w:val="24"/>
            <w:szCs w:val="24"/>
          </w:rPr>
          <w:t>are</w:t>
        </w:r>
      </w:ins>
      <w:r w:rsidRPr="002E5E82">
        <w:rPr>
          <w:rFonts w:ascii="Times New Roman" w:eastAsia="Times New Roman" w:hAnsi="Times New Roman" w:cs="Times New Roman"/>
          <w:sz w:val="24"/>
          <w:szCs w:val="24"/>
        </w:rPr>
        <w:t xml:space="preserve"> assigned a larger rating number. Rating values are calculated using soils data at the component level.</w:t>
      </w:r>
    </w:p>
    <w:p w14:paraId="7122740B" w14:textId="3CAC9CAC" w:rsidR="002E5E82" w:rsidRPr="002E5E82" w:rsidRDefault="002E5E82" w:rsidP="00582A4D">
      <w:pPr>
        <w:pStyle w:val="Heading2"/>
        <w:rPr>
          <w:rFonts w:eastAsia="Times New Roman"/>
        </w:rPr>
      </w:pPr>
      <w:bookmarkStart w:id="285" w:name="_Toc16070851"/>
      <w:r w:rsidRPr="002E5E82">
        <w:rPr>
          <w:rFonts w:eastAsia="Times New Roman"/>
        </w:rPr>
        <w:t xml:space="preserve">Land </w:t>
      </w:r>
      <w:r w:rsidR="003615C3" w:rsidRPr="002E5E82">
        <w:rPr>
          <w:rFonts w:eastAsia="Times New Roman"/>
        </w:rPr>
        <w:t>Unit</w:t>
      </w:r>
      <w:r w:rsidRPr="002E5E82">
        <w:rPr>
          <w:rFonts w:eastAsia="Times New Roman"/>
        </w:rPr>
        <w:t xml:space="preserve"> Detailed Ratings</w:t>
      </w:r>
      <w:bookmarkEnd w:id="285"/>
    </w:p>
    <w:p w14:paraId="51CAB79E" w14:textId="3F2829AA" w:rsidR="002E5E82" w:rsidRPr="002E5E82" w:rsidRDefault="002E5E82" w:rsidP="002E5E82">
      <w:pPr>
        <w:spacing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lastRenderedPageBreak/>
        <w:t xml:space="preserve">The service request </w:t>
      </w:r>
      <w:del w:id="286" w:author="Achen, Aaron - NRCS, Lincoln, NE" w:date="2019-07-18T16:10:00Z">
        <w:r w:rsidRPr="002E5E82" w:rsidDel="00C54B6D">
          <w:rPr>
            <w:rFonts w:ascii="Times New Roman" w:eastAsia="Times New Roman" w:hAnsi="Times New Roman" w:cs="Times New Roman"/>
            <w:sz w:val="24"/>
            <w:szCs w:val="24"/>
          </w:rPr>
          <w:delText xml:space="preserve">then </w:delText>
        </w:r>
      </w:del>
      <w:r w:rsidRPr="002E5E82">
        <w:rPr>
          <w:rFonts w:ascii="Times New Roman" w:eastAsia="Times New Roman" w:hAnsi="Times New Roman" w:cs="Times New Roman"/>
          <w:sz w:val="24"/>
          <w:szCs w:val="24"/>
        </w:rPr>
        <w:t>calculates the rolling sum values for rating</w:t>
      </w:r>
      <w:ins w:id="287" w:author="Achen, Aaron - NRCS, Lincoln, NE" w:date="2019-07-18T16:11:00Z">
        <w:r w:rsidR="00C54B6D">
          <w:rPr>
            <w:rFonts w:ascii="Times New Roman" w:eastAsia="Times New Roman" w:hAnsi="Times New Roman" w:cs="Times New Roman"/>
            <w:sz w:val="24"/>
            <w:szCs w:val="24"/>
          </w:rPr>
          <w:t xml:space="preserve"> </w:t>
        </w:r>
      </w:ins>
      <w:del w:id="288" w:author="Achen, Aaron - NRCS, Lincoln, NE" w:date="2019-07-18T16:11:00Z">
        <w:r w:rsidRPr="002E5E82" w:rsidDel="00C54B6D">
          <w:rPr>
            <w:rFonts w:ascii="Times New Roman" w:eastAsia="Times New Roman" w:hAnsi="Times New Roman" w:cs="Times New Roman"/>
            <w:sz w:val="24"/>
            <w:szCs w:val="24"/>
          </w:rPr>
          <w:delText>_</w:delText>
        </w:r>
      </w:del>
      <w:r w:rsidRPr="002E5E82">
        <w:rPr>
          <w:rFonts w:ascii="Times New Roman" w:eastAsia="Times New Roman" w:hAnsi="Times New Roman" w:cs="Times New Roman"/>
          <w:sz w:val="24"/>
          <w:szCs w:val="24"/>
        </w:rPr>
        <w:t>acres and rating percent for each resource concern and finds the single most limiting rating (per land unit) that comprises </w:t>
      </w:r>
      <w:r w:rsidRPr="002E5E82">
        <w:rPr>
          <w:rFonts w:ascii="Times New Roman" w:eastAsia="Times New Roman" w:hAnsi="Times New Roman" w:cs="Times New Roman"/>
          <w:b/>
          <w:bCs/>
          <w:sz w:val="24"/>
          <w:szCs w:val="24"/>
        </w:rPr>
        <w:t>at least 10% by area or 10 acres.</w:t>
      </w:r>
    </w:p>
    <w:p w14:paraId="68F2F858"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drawing>
          <wp:inline distT="0" distB="0" distL="0" distR="0" wp14:anchorId="47295CE5" wp14:editId="18DD9EFA">
            <wp:extent cx="5943600" cy="1254760"/>
            <wp:effectExtent l="0" t="0" r="0" b="2540"/>
            <wp:docPr id="3" name="Picture 3" descr="Example: Land Unit Detail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Land Unit Detail Rating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4C2E40E7" w14:textId="2A1D1FD3"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In this example, </w:t>
      </w:r>
      <w:del w:id="289" w:author="Achen, Aaron - NRCS, Lincoln, NE" w:date="2019-07-18T12:37:00Z">
        <w:r w:rsidRPr="002E5E82" w:rsidDel="006F2A1C">
          <w:rPr>
            <w:rFonts w:ascii="Times New Roman" w:eastAsia="Times New Roman" w:hAnsi="Times New Roman" w:cs="Times New Roman"/>
            <w:sz w:val="24"/>
            <w:szCs w:val="24"/>
          </w:rPr>
          <w:delText xml:space="preserve">it </w:delText>
        </w:r>
      </w:del>
      <w:ins w:id="290" w:author="Achen, Aaron - NRCS, Lincoln, NE" w:date="2019-07-18T12:37:00Z">
        <w:r w:rsidR="006F2A1C">
          <w:rPr>
            <w:rFonts w:ascii="Times New Roman" w:eastAsia="Times New Roman" w:hAnsi="Times New Roman" w:cs="Times New Roman"/>
            <w:sz w:val="24"/>
            <w:szCs w:val="24"/>
          </w:rPr>
          <w:t xml:space="preserve">the </w:t>
        </w:r>
      </w:ins>
      <w:ins w:id="291" w:author="Achen, Aaron - NRCS, Lincoln, NE" w:date="2019-07-18T12:40:00Z">
        <w:r w:rsidR="006F2A1C">
          <w:rPr>
            <w:rFonts w:ascii="Times New Roman" w:eastAsia="Times New Roman" w:hAnsi="Times New Roman" w:cs="Times New Roman"/>
            <w:sz w:val="24"/>
            <w:szCs w:val="24"/>
          </w:rPr>
          <w:t xml:space="preserve">most limiting </w:t>
        </w:r>
      </w:ins>
      <w:ins w:id="292" w:author="Achen, Aaron - NRCS, Lincoln, NE" w:date="2019-07-18T12:37:00Z">
        <w:r w:rsidR="006F2A1C">
          <w:rPr>
            <w:rFonts w:ascii="Times New Roman" w:eastAsia="Times New Roman" w:hAnsi="Times New Roman" w:cs="Times New Roman"/>
            <w:sz w:val="24"/>
            <w:szCs w:val="24"/>
          </w:rPr>
          <w:t>rating</w:t>
        </w:r>
        <w:r w:rsidR="006F2A1C" w:rsidRPr="002E5E82">
          <w:rPr>
            <w:rFonts w:ascii="Times New Roman" w:eastAsia="Times New Roman" w:hAnsi="Times New Roman" w:cs="Times New Roman"/>
            <w:sz w:val="24"/>
            <w:szCs w:val="24"/>
          </w:rPr>
          <w:t xml:space="preserve"> </w:t>
        </w:r>
      </w:ins>
      <w:del w:id="293" w:author="Achen, Aaron - NRCS, Lincoln, NE" w:date="2019-07-18T12:40:00Z">
        <w:r w:rsidRPr="002E5E82" w:rsidDel="006F2A1C">
          <w:rPr>
            <w:rFonts w:ascii="Times New Roman" w:eastAsia="Times New Roman" w:hAnsi="Times New Roman" w:cs="Times New Roman"/>
            <w:sz w:val="24"/>
            <w:szCs w:val="24"/>
          </w:rPr>
          <w:delText xml:space="preserve">is the second row </w:delText>
        </w:r>
      </w:del>
      <w:r w:rsidRPr="002E5E82">
        <w:rPr>
          <w:rFonts w:ascii="Times New Roman" w:eastAsia="Times New Roman" w:hAnsi="Times New Roman" w:cs="Times New Roman"/>
          <w:sz w:val="24"/>
          <w:szCs w:val="24"/>
        </w:rPr>
        <w:t>that meets these criteria</w:t>
      </w:r>
      <w:ins w:id="294" w:author="Achen, Aaron - NRCS, Lincoln, NE" w:date="2019-07-18T12:40:00Z">
        <w:r w:rsidR="006F2A1C" w:rsidRPr="006F2A1C">
          <w:rPr>
            <w:rFonts w:ascii="Times New Roman" w:eastAsia="Times New Roman" w:hAnsi="Times New Roman" w:cs="Times New Roman"/>
            <w:sz w:val="24"/>
            <w:szCs w:val="24"/>
          </w:rPr>
          <w:t xml:space="preserve"> </w:t>
        </w:r>
        <w:r w:rsidR="006F2A1C" w:rsidRPr="002E5E82">
          <w:rPr>
            <w:rFonts w:ascii="Times New Roman" w:eastAsia="Times New Roman" w:hAnsi="Times New Roman" w:cs="Times New Roman"/>
            <w:sz w:val="24"/>
            <w:szCs w:val="24"/>
          </w:rPr>
          <w:t>is the second row</w:t>
        </w:r>
      </w:ins>
      <w:ins w:id="295" w:author="Achen, Aaron - NRCS, Lincoln, NE" w:date="2019-07-18T12:38:00Z">
        <w:r w:rsidR="006F2A1C">
          <w:rPr>
            <w:rFonts w:ascii="Times New Roman" w:eastAsia="Times New Roman" w:hAnsi="Times New Roman" w:cs="Times New Roman"/>
            <w:sz w:val="24"/>
            <w:szCs w:val="24"/>
          </w:rPr>
          <w:t>.</w:t>
        </w:r>
      </w:ins>
      <w:ins w:id="296" w:author="Achen, Aaron - NRCS, Lincoln, NE" w:date="2019-07-18T12:40:00Z">
        <w:r w:rsidR="006F2A1C">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 </w:t>
      </w:r>
      <w:del w:id="297" w:author="Achen, Aaron - NRCS, Lincoln, NE" w:date="2019-07-18T12:38:00Z">
        <w:r w:rsidRPr="002E5E82" w:rsidDel="006F2A1C">
          <w:rPr>
            <w:rFonts w:ascii="Times New Roman" w:eastAsia="Times New Roman" w:hAnsi="Times New Roman" w:cs="Times New Roman"/>
            <w:sz w:val="24"/>
            <w:szCs w:val="24"/>
          </w:rPr>
          <w:delText>and will</w:delText>
        </w:r>
      </w:del>
      <w:ins w:id="298" w:author="Achen, Aaron - NRCS, Lincoln, NE" w:date="2019-07-18T12:38:00Z">
        <w:r w:rsidR="006F2A1C">
          <w:rPr>
            <w:rFonts w:ascii="Times New Roman" w:eastAsia="Times New Roman" w:hAnsi="Times New Roman" w:cs="Times New Roman"/>
            <w:sz w:val="24"/>
            <w:szCs w:val="24"/>
          </w:rPr>
          <w:t>This rating is</w:t>
        </w:r>
      </w:ins>
      <w:r w:rsidRPr="002E5E82">
        <w:rPr>
          <w:rFonts w:ascii="Times New Roman" w:eastAsia="Times New Roman" w:hAnsi="Times New Roman" w:cs="Times New Roman"/>
          <w:sz w:val="24"/>
          <w:szCs w:val="24"/>
        </w:rPr>
        <w:t xml:space="preserve"> </w:t>
      </w:r>
      <w:del w:id="299" w:author="Achen, Aaron - NRCS, Lincoln, NE" w:date="2019-07-18T12:38:00Z">
        <w:r w:rsidRPr="002E5E82" w:rsidDel="006F2A1C">
          <w:rPr>
            <w:rFonts w:ascii="Times New Roman" w:eastAsia="Times New Roman" w:hAnsi="Times New Roman" w:cs="Times New Roman"/>
            <w:sz w:val="24"/>
            <w:szCs w:val="24"/>
          </w:rPr>
          <w:delText xml:space="preserve">be </w:delText>
        </w:r>
      </w:del>
      <w:r w:rsidRPr="002E5E82">
        <w:rPr>
          <w:rFonts w:ascii="Times New Roman" w:eastAsia="Times New Roman" w:hAnsi="Times New Roman" w:cs="Times New Roman"/>
          <w:sz w:val="24"/>
          <w:szCs w:val="24"/>
        </w:rPr>
        <w:t xml:space="preserve">provided to the CART application as the land unit rating for Concentration of Salts and Other Chemicals. </w:t>
      </w:r>
      <w:commentRangeStart w:id="300"/>
      <w:r w:rsidRPr="002E5E82">
        <w:rPr>
          <w:rFonts w:ascii="Times New Roman" w:eastAsia="Times New Roman" w:hAnsi="Times New Roman" w:cs="Times New Roman"/>
          <w:sz w:val="24"/>
          <w:szCs w:val="24"/>
        </w:rPr>
        <w:t xml:space="preserve">It is important </w:t>
      </w:r>
      <w:commentRangeEnd w:id="300"/>
      <w:r w:rsidR="00C54B6D">
        <w:rPr>
          <w:rStyle w:val="CommentReference"/>
        </w:rPr>
        <w:commentReference w:id="300"/>
      </w:r>
      <w:r w:rsidRPr="002E5E82">
        <w:rPr>
          <w:rFonts w:ascii="Times New Roman" w:eastAsia="Times New Roman" w:hAnsi="Times New Roman" w:cs="Times New Roman"/>
          <w:sz w:val="24"/>
          <w:szCs w:val="24"/>
        </w:rPr>
        <w:t xml:space="preserve">to understand that the </w:t>
      </w:r>
      <w:ins w:id="301" w:author="Achen, Aaron - NRCS, Lincoln, NE" w:date="2019-07-18T12:38:00Z">
        <w:r w:rsidR="006F2A1C" w:rsidRPr="002E5E82">
          <w:rPr>
            <w:rFonts w:ascii="Times New Roman" w:eastAsia="Times New Roman" w:hAnsi="Times New Roman" w:cs="Times New Roman"/>
            <w:sz w:val="24"/>
            <w:szCs w:val="24"/>
          </w:rPr>
          <w:t xml:space="preserve">Web Soil Survey </w:t>
        </w:r>
        <w:r w:rsidR="006F2A1C">
          <w:rPr>
            <w:rFonts w:ascii="Times New Roman" w:eastAsia="Times New Roman" w:hAnsi="Times New Roman" w:cs="Times New Roman"/>
            <w:sz w:val="24"/>
            <w:szCs w:val="24"/>
          </w:rPr>
          <w:t>does not hav</w:t>
        </w:r>
      </w:ins>
      <w:ins w:id="302" w:author="Achen, Aaron - NRCS, Lincoln, NE" w:date="2019-07-18T12:39:00Z">
        <w:r w:rsidR="006F2A1C">
          <w:rPr>
            <w:rFonts w:ascii="Times New Roman" w:eastAsia="Times New Roman" w:hAnsi="Times New Roman" w:cs="Times New Roman"/>
            <w:sz w:val="24"/>
            <w:szCs w:val="24"/>
          </w:rPr>
          <w:t xml:space="preserve">e the </w:t>
        </w:r>
      </w:ins>
      <w:r w:rsidRPr="002E5E82">
        <w:rPr>
          <w:rFonts w:ascii="Times New Roman" w:eastAsia="Times New Roman" w:hAnsi="Times New Roman" w:cs="Times New Roman"/>
          <w:sz w:val="24"/>
          <w:szCs w:val="24"/>
        </w:rPr>
        <w:t xml:space="preserve">functionality for calculating </w:t>
      </w:r>
      <w:ins w:id="303" w:author="Achen, Aaron - NRCS, Lincoln, NE" w:date="2019-07-18T12:39:00Z">
        <w:r w:rsidR="006F2A1C">
          <w:rPr>
            <w:rFonts w:ascii="Times New Roman" w:eastAsia="Times New Roman" w:hAnsi="Times New Roman" w:cs="Times New Roman"/>
            <w:sz w:val="24"/>
            <w:szCs w:val="24"/>
          </w:rPr>
          <w:t xml:space="preserve">the </w:t>
        </w:r>
      </w:ins>
      <w:r w:rsidRPr="002E5E82">
        <w:rPr>
          <w:rFonts w:ascii="Times New Roman" w:eastAsia="Times New Roman" w:hAnsi="Times New Roman" w:cs="Times New Roman"/>
          <w:sz w:val="24"/>
          <w:szCs w:val="24"/>
        </w:rPr>
        <w:t>land unit ratings</w:t>
      </w:r>
      <w:del w:id="304" w:author="Achen, Aaron - NRCS, Lincoln, NE" w:date="2019-07-18T12:39:00Z">
        <w:r w:rsidRPr="002E5E82" w:rsidDel="006F2A1C">
          <w:rPr>
            <w:rFonts w:ascii="Times New Roman" w:eastAsia="Times New Roman" w:hAnsi="Times New Roman" w:cs="Times New Roman"/>
            <w:sz w:val="24"/>
            <w:szCs w:val="24"/>
          </w:rPr>
          <w:delText xml:space="preserve"> is not available from</w:delText>
        </w:r>
      </w:del>
      <w:del w:id="305" w:author="Achen, Aaron - NRCS, Lincoln, NE" w:date="2019-07-18T12:38:00Z">
        <w:r w:rsidRPr="002E5E82" w:rsidDel="006F2A1C">
          <w:rPr>
            <w:rFonts w:ascii="Times New Roman" w:eastAsia="Times New Roman" w:hAnsi="Times New Roman" w:cs="Times New Roman"/>
            <w:sz w:val="24"/>
            <w:szCs w:val="24"/>
          </w:rPr>
          <w:delText xml:space="preserve"> Web Soil Survey</w:delText>
        </w:r>
      </w:del>
      <w:r w:rsidRPr="002E5E82">
        <w:rPr>
          <w:rFonts w:ascii="Times New Roman" w:eastAsia="Times New Roman" w:hAnsi="Times New Roman" w:cs="Times New Roman"/>
          <w:sz w:val="24"/>
          <w:szCs w:val="24"/>
        </w:rPr>
        <w:t xml:space="preserve">. </w:t>
      </w:r>
      <w:ins w:id="306" w:author="Achen, Aaron - NRCS, Lincoln, NE" w:date="2019-07-18T12:39:00Z">
        <w:r w:rsidR="006F2A1C" w:rsidRPr="002E5E82">
          <w:rPr>
            <w:rFonts w:ascii="Times New Roman" w:eastAsia="Times New Roman" w:hAnsi="Times New Roman" w:cs="Times New Roman"/>
            <w:sz w:val="24"/>
            <w:szCs w:val="24"/>
          </w:rPr>
          <w:t xml:space="preserve">Web Soil Survey </w:t>
        </w:r>
      </w:ins>
      <w:del w:id="307" w:author="Achen, Aaron - NRCS, Lincoln, NE" w:date="2019-07-18T12:39:00Z">
        <w:r w:rsidRPr="002E5E82" w:rsidDel="006F2A1C">
          <w:rPr>
            <w:rFonts w:ascii="Times New Roman" w:eastAsia="Times New Roman" w:hAnsi="Times New Roman" w:cs="Times New Roman"/>
            <w:sz w:val="24"/>
            <w:szCs w:val="24"/>
          </w:rPr>
          <w:delText xml:space="preserve">It </w:delText>
        </w:r>
      </w:del>
      <w:r w:rsidRPr="002E5E82">
        <w:rPr>
          <w:rFonts w:ascii="Times New Roman" w:eastAsia="Times New Roman" w:hAnsi="Times New Roman" w:cs="Times New Roman"/>
          <w:sz w:val="24"/>
          <w:szCs w:val="24"/>
        </w:rPr>
        <w:t>is only designed to provide soil maps and reports.</w:t>
      </w:r>
    </w:p>
    <w:p w14:paraId="257CBE34" w14:textId="25354F66" w:rsidR="002E5E82" w:rsidRPr="002E5E82" w:rsidRDefault="002E5E82" w:rsidP="00582A4D">
      <w:pPr>
        <w:pStyle w:val="Heading2"/>
        <w:rPr>
          <w:rFonts w:eastAsia="Times New Roman"/>
        </w:rPr>
      </w:pPr>
      <w:bookmarkStart w:id="308" w:name="_Toc16070852"/>
      <w:r w:rsidRPr="002E5E82">
        <w:rPr>
          <w:rFonts w:eastAsia="Times New Roman"/>
        </w:rPr>
        <w:t xml:space="preserve">Final Land </w:t>
      </w:r>
      <w:r w:rsidR="003615C3" w:rsidRPr="002E5E82">
        <w:rPr>
          <w:rFonts w:eastAsia="Times New Roman"/>
        </w:rPr>
        <w:t>Unit</w:t>
      </w:r>
      <w:r w:rsidRPr="002E5E82">
        <w:rPr>
          <w:rFonts w:eastAsia="Times New Roman"/>
        </w:rPr>
        <w:t xml:space="preserve"> Ratings</w:t>
      </w:r>
      <w:bookmarkEnd w:id="308"/>
    </w:p>
    <w:p w14:paraId="3D999407" w14:textId="07B4D383" w:rsidR="002E5E82" w:rsidRPr="002E5E82" w:rsidRDefault="006F2A1C" w:rsidP="002E5E82">
      <w:pPr>
        <w:spacing w:before="100" w:beforeAutospacing="1" w:after="240" w:line="240" w:lineRule="auto"/>
        <w:rPr>
          <w:rFonts w:ascii="Times New Roman" w:eastAsia="Times New Roman" w:hAnsi="Times New Roman" w:cs="Times New Roman"/>
          <w:sz w:val="24"/>
          <w:szCs w:val="24"/>
        </w:rPr>
      </w:pPr>
      <w:ins w:id="309" w:author="Achen, Aaron - NRCS, Lincoln, NE" w:date="2019-07-18T12:42:00Z">
        <w:r>
          <w:rPr>
            <w:rFonts w:ascii="Times New Roman" w:eastAsia="Times New Roman" w:hAnsi="Times New Roman" w:cs="Times New Roman"/>
            <w:sz w:val="24"/>
            <w:szCs w:val="24"/>
          </w:rPr>
          <w:t>F</w:t>
        </w:r>
        <w:r w:rsidRPr="002E5E82">
          <w:rPr>
            <w:rFonts w:ascii="Times New Roman" w:eastAsia="Times New Roman" w:hAnsi="Times New Roman" w:cs="Times New Roman"/>
            <w:sz w:val="24"/>
            <w:szCs w:val="24"/>
          </w:rPr>
          <w:t>or each of the resource concerns</w:t>
        </w:r>
        <w:r>
          <w:rPr>
            <w:rFonts w:ascii="Times New Roman" w:eastAsia="Times New Roman" w:hAnsi="Times New Roman" w:cs="Times New Roman"/>
            <w:sz w:val="24"/>
            <w:szCs w:val="24"/>
          </w:rPr>
          <w:t>,</w:t>
        </w:r>
        <w:r w:rsidRPr="002E5E82">
          <w:rPr>
            <w:rFonts w:ascii="Times New Roman" w:eastAsia="Times New Roman" w:hAnsi="Times New Roman" w:cs="Times New Roman"/>
            <w:sz w:val="24"/>
            <w:szCs w:val="24"/>
          </w:rPr>
          <w:t xml:space="preserve"> </w:t>
        </w:r>
      </w:ins>
      <w:del w:id="310" w:author="Achen, Aaron - NRCS, Lincoln, NE" w:date="2019-07-18T12:42:00Z">
        <w:r w:rsidR="002E5E82" w:rsidRPr="002E5E82" w:rsidDel="006F2A1C">
          <w:rPr>
            <w:rFonts w:ascii="Times New Roman" w:eastAsia="Times New Roman" w:hAnsi="Times New Roman" w:cs="Times New Roman"/>
            <w:sz w:val="24"/>
            <w:szCs w:val="24"/>
          </w:rPr>
          <w:delText>T</w:delText>
        </w:r>
      </w:del>
      <w:ins w:id="311" w:author="Achen, Aaron - NRCS, Lincoln, NE" w:date="2019-07-18T12:42:00Z">
        <w:r>
          <w:rPr>
            <w:rFonts w:ascii="Times New Roman" w:eastAsia="Times New Roman" w:hAnsi="Times New Roman" w:cs="Times New Roman"/>
            <w:sz w:val="24"/>
            <w:szCs w:val="24"/>
          </w:rPr>
          <w:t>t</w:t>
        </w:r>
      </w:ins>
      <w:r w:rsidR="002E5E82" w:rsidRPr="002E5E82">
        <w:rPr>
          <w:rFonts w:ascii="Times New Roman" w:eastAsia="Times New Roman" w:hAnsi="Times New Roman" w:cs="Times New Roman"/>
          <w:sz w:val="24"/>
          <w:szCs w:val="24"/>
        </w:rPr>
        <w:t xml:space="preserve">he final </w:t>
      </w:r>
      <w:del w:id="312" w:author="Achen, Aaron - NRCS, Lincoln, NE" w:date="2019-07-18T12:41:00Z">
        <w:r w:rsidR="002E5E82" w:rsidRPr="002E5E82" w:rsidDel="006F2A1C">
          <w:rPr>
            <w:rFonts w:ascii="Times New Roman" w:eastAsia="Times New Roman" w:hAnsi="Times New Roman" w:cs="Times New Roman"/>
            <w:sz w:val="24"/>
            <w:szCs w:val="24"/>
          </w:rPr>
          <w:delText xml:space="preserve">Soil Data Access </w:delText>
        </w:r>
      </w:del>
      <w:r w:rsidR="002E5E82" w:rsidRPr="002E5E82">
        <w:rPr>
          <w:rFonts w:ascii="Times New Roman" w:eastAsia="Times New Roman" w:hAnsi="Times New Roman" w:cs="Times New Roman"/>
          <w:sz w:val="24"/>
          <w:szCs w:val="24"/>
        </w:rPr>
        <w:t xml:space="preserve">land unit ratings </w:t>
      </w:r>
      <w:ins w:id="313" w:author="Achen, Aaron - NRCS, Lincoln, NE" w:date="2019-07-18T12:41:00Z">
        <w:r>
          <w:rPr>
            <w:rFonts w:ascii="Times New Roman" w:eastAsia="Times New Roman" w:hAnsi="Times New Roman" w:cs="Times New Roman"/>
            <w:sz w:val="24"/>
            <w:szCs w:val="24"/>
          </w:rPr>
          <w:t xml:space="preserve">(which are derived from </w:t>
        </w:r>
        <w:r w:rsidRPr="002E5E82">
          <w:rPr>
            <w:rFonts w:ascii="Times New Roman" w:eastAsia="Times New Roman" w:hAnsi="Times New Roman" w:cs="Times New Roman"/>
            <w:sz w:val="24"/>
            <w:szCs w:val="24"/>
          </w:rPr>
          <w:t>Soil Data Access</w:t>
        </w:r>
        <w:r>
          <w:rPr>
            <w:rFonts w:ascii="Times New Roman" w:eastAsia="Times New Roman" w:hAnsi="Times New Roman" w:cs="Times New Roman"/>
            <w:sz w:val="24"/>
            <w:szCs w:val="24"/>
          </w:rPr>
          <w:t>)</w:t>
        </w:r>
        <w:r w:rsidRPr="002E5E82">
          <w:rPr>
            <w:rFonts w:ascii="Times New Roman" w:eastAsia="Times New Roman" w:hAnsi="Times New Roman" w:cs="Times New Roman"/>
            <w:sz w:val="24"/>
            <w:szCs w:val="24"/>
          </w:rPr>
          <w:t xml:space="preserve"> </w:t>
        </w:r>
      </w:ins>
      <w:del w:id="314" w:author="Achen, Aaron - NRCS, Lincoln, NE" w:date="2019-07-18T12:42:00Z">
        <w:r w:rsidR="002E5E82" w:rsidRPr="002E5E82" w:rsidDel="006F2A1C">
          <w:rPr>
            <w:rFonts w:ascii="Times New Roman" w:eastAsia="Times New Roman" w:hAnsi="Times New Roman" w:cs="Times New Roman"/>
            <w:sz w:val="24"/>
            <w:szCs w:val="24"/>
          </w:rPr>
          <w:delText xml:space="preserve">for each of the resource concerns </w:delText>
        </w:r>
      </w:del>
      <w:del w:id="315" w:author="Achen, Aaron - NRCS, Lincoln, NE" w:date="2019-07-18T12:41:00Z">
        <w:r w:rsidR="002E5E82" w:rsidRPr="002E5E82" w:rsidDel="006F2A1C">
          <w:rPr>
            <w:rFonts w:ascii="Times New Roman" w:eastAsia="Times New Roman" w:hAnsi="Times New Roman" w:cs="Times New Roman"/>
            <w:sz w:val="24"/>
            <w:szCs w:val="24"/>
          </w:rPr>
          <w:delText xml:space="preserve">will be </w:delText>
        </w:r>
      </w:del>
      <w:ins w:id="316" w:author="Achen, Aaron - NRCS, Lincoln, NE" w:date="2019-07-18T12:42:00Z">
        <w:r>
          <w:rPr>
            <w:rFonts w:ascii="Times New Roman" w:eastAsia="Times New Roman" w:hAnsi="Times New Roman" w:cs="Times New Roman"/>
            <w:sz w:val="24"/>
            <w:szCs w:val="24"/>
          </w:rPr>
          <w:t>are</w:t>
        </w:r>
      </w:ins>
      <w:ins w:id="317" w:author="Achen, Aaron - NRCS, Lincoln, NE" w:date="2019-07-18T12:41:00Z">
        <w:r>
          <w:rPr>
            <w:rFonts w:ascii="Times New Roman" w:eastAsia="Times New Roman" w:hAnsi="Times New Roman" w:cs="Times New Roman"/>
            <w:sz w:val="24"/>
            <w:szCs w:val="24"/>
          </w:rPr>
          <w:t xml:space="preserve"> </w:t>
        </w:r>
      </w:ins>
      <w:r w:rsidR="002E5E82" w:rsidRPr="002E5E82">
        <w:rPr>
          <w:rFonts w:ascii="Times New Roman" w:eastAsia="Times New Roman" w:hAnsi="Times New Roman" w:cs="Times New Roman"/>
          <w:sz w:val="24"/>
          <w:szCs w:val="24"/>
        </w:rPr>
        <w:t xml:space="preserve">returned to CART for awarding of points. The publication date of the soils data </w:t>
      </w:r>
      <w:del w:id="318" w:author="Achen, Aaron - NRCS, Lincoln, NE" w:date="2019-07-18T12:41:00Z">
        <w:r w:rsidR="002E5E82" w:rsidRPr="002E5E82" w:rsidDel="006F2A1C">
          <w:rPr>
            <w:rFonts w:ascii="Times New Roman" w:eastAsia="Times New Roman" w:hAnsi="Times New Roman" w:cs="Times New Roman"/>
            <w:sz w:val="24"/>
            <w:szCs w:val="24"/>
          </w:rPr>
          <w:delText xml:space="preserve">will </w:delText>
        </w:r>
      </w:del>
      <w:ins w:id="319" w:author="Achen, Aaron - NRCS, Lincoln, NE" w:date="2019-07-18T12:41:00Z">
        <w:r>
          <w:rPr>
            <w:rFonts w:ascii="Times New Roman" w:eastAsia="Times New Roman" w:hAnsi="Times New Roman" w:cs="Times New Roman"/>
            <w:sz w:val="24"/>
            <w:szCs w:val="24"/>
          </w:rPr>
          <w:t xml:space="preserve">is </w:t>
        </w:r>
      </w:ins>
      <w:r w:rsidR="002E5E82" w:rsidRPr="002E5E82">
        <w:rPr>
          <w:rFonts w:ascii="Times New Roman" w:eastAsia="Times New Roman" w:hAnsi="Times New Roman" w:cs="Times New Roman"/>
          <w:sz w:val="24"/>
          <w:szCs w:val="24"/>
        </w:rPr>
        <w:t xml:space="preserve">also </w:t>
      </w:r>
      <w:del w:id="320" w:author="Achen, Aaron - NRCS, Lincoln, NE" w:date="2019-07-18T12:41:00Z">
        <w:r w:rsidR="002E5E82" w:rsidRPr="002E5E82" w:rsidDel="006F2A1C">
          <w:rPr>
            <w:rFonts w:ascii="Times New Roman" w:eastAsia="Times New Roman" w:hAnsi="Times New Roman" w:cs="Times New Roman"/>
            <w:sz w:val="24"/>
            <w:szCs w:val="24"/>
          </w:rPr>
          <w:delText xml:space="preserve">be </w:delText>
        </w:r>
      </w:del>
      <w:r w:rsidR="002E5E82" w:rsidRPr="002E5E82">
        <w:rPr>
          <w:rFonts w:ascii="Times New Roman" w:eastAsia="Times New Roman" w:hAnsi="Times New Roman" w:cs="Times New Roman"/>
          <w:sz w:val="24"/>
          <w:szCs w:val="24"/>
        </w:rPr>
        <w:t xml:space="preserve">returned to CART as metadata. This </w:t>
      </w:r>
      <w:ins w:id="321" w:author="Achen, Aaron - NRCS, Lincoln, NE" w:date="2019-07-18T12:42:00Z">
        <w:r>
          <w:rPr>
            <w:rFonts w:ascii="Times New Roman" w:eastAsia="Times New Roman" w:hAnsi="Times New Roman" w:cs="Times New Roman"/>
            <w:sz w:val="24"/>
            <w:szCs w:val="24"/>
          </w:rPr>
          <w:t xml:space="preserve">metadata </w:t>
        </w:r>
      </w:ins>
      <w:del w:id="322" w:author="Achen, Aaron - NRCS, Lincoln, NE" w:date="2019-07-18T12:42:00Z">
        <w:r w:rsidR="002E5E82" w:rsidRPr="002E5E82" w:rsidDel="006F2A1C">
          <w:rPr>
            <w:rFonts w:ascii="Times New Roman" w:eastAsia="Times New Roman" w:hAnsi="Times New Roman" w:cs="Times New Roman"/>
            <w:sz w:val="24"/>
            <w:szCs w:val="24"/>
          </w:rPr>
          <w:delText xml:space="preserve">will </w:delText>
        </w:r>
      </w:del>
      <w:r w:rsidR="002E5E82" w:rsidRPr="002E5E82">
        <w:rPr>
          <w:rFonts w:ascii="Times New Roman" w:eastAsia="Times New Roman" w:hAnsi="Times New Roman" w:cs="Times New Roman"/>
          <w:sz w:val="24"/>
          <w:szCs w:val="24"/>
        </w:rPr>
        <w:t>ensure</w:t>
      </w:r>
      <w:ins w:id="323" w:author="Achen, Aaron - NRCS, Lincoln, NE" w:date="2019-07-18T12:42:00Z">
        <w:r>
          <w:rPr>
            <w:rFonts w:ascii="Times New Roman" w:eastAsia="Times New Roman" w:hAnsi="Times New Roman" w:cs="Times New Roman"/>
            <w:sz w:val="24"/>
            <w:szCs w:val="24"/>
          </w:rPr>
          <w:t>s</w:t>
        </w:r>
      </w:ins>
      <w:r w:rsidR="002E5E82" w:rsidRPr="002E5E82">
        <w:rPr>
          <w:rFonts w:ascii="Times New Roman" w:eastAsia="Times New Roman" w:hAnsi="Times New Roman" w:cs="Times New Roman"/>
          <w:sz w:val="24"/>
          <w:szCs w:val="24"/>
        </w:rPr>
        <w:t xml:space="preserve"> that </w:t>
      </w:r>
      <w:del w:id="324" w:author="Achen, Aaron - NRCS, Lincoln, NE" w:date="2019-07-18T16:12:00Z">
        <w:r w:rsidR="002E5E82" w:rsidRPr="002E5E82" w:rsidDel="00C54B6D">
          <w:rPr>
            <w:rFonts w:ascii="Times New Roman" w:eastAsia="Times New Roman" w:hAnsi="Times New Roman" w:cs="Times New Roman"/>
            <w:sz w:val="24"/>
            <w:szCs w:val="24"/>
          </w:rPr>
          <w:delText xml:space="preserve">any of </w:delText>
        </w:r>
      </w:del>
      <w:r w:rsidR="002E5E82" w:rsidRPr="002E5E82">
        <w:rPr>
          <w:rFonts w:ascii="Times New Roman" w:eastAsia="Times New Roman" w:hAnsi="Times New Roman" w:cs="Times New Roman"/>
          <w:sz w:val="24"/>
          <w:szCs w:val="24"/>
        </w:rPr>
        <w:t xml:space="preserve">the Soil Quality Degradation ratings can be </w:t>
      </w:r>
      <w:del w:id="325" w:author="Achen, Aaron - NRCS, Lincoln, NE" w:date="2019-08-06T10:27:00Z">
        <w:r w:rsidR="002E5E82" w:rsidRPr="002E5E82" w:rsidDel="00BE1437">
          <w:rPr>
            <w:rFonts w:ascii="Times New Roman" w:eastAsia="Times New Roman" w:hAnsi="Times New Roman" w:cs="Times New Roman"/>
            <w:sz w:val="24"/>
            <w:szCs w:val="24"/>
          </w:rPr>
          <w:delText xml:space="preserve">tied </w:delText>
        </w:r>
      </w:del>
      <w:del w:id="326" w:author="Achen, Aaron - NRCS, Lincoln, NE" w:date="2019-07-18T16:12:00Z">
        <w:r w:rsidR="002E5E82" w:rsidRPr="002E5E82" w:rsidDel="00C54B6D">
          <w:rPr>
            <w:rFonts w:ascii="Times New Roman" w:eastAsia="Times New Roman" w:hAnsi="Times New Roman" w:cs="Times New Roman"/>
            <w:sz w:val="24"/>
            <w:szCs w:val="24"/>
          </w:rPr>
          <w:delText xml:space="preserve">back </w:delText>
        </w:r>
      </w:del>
      <w:del w:id="327" w:author="Achen, Aaron - NRCS, Lincoln, NE" w:date="2019-08-06T10:27:00Z">
        <w:r w:rsidR="002E5E82" w:rsidRPr="002E5E82" w:rsidDel="00BE1437">
          <w:rPr>
            <w:rFonts w:ascii="Times New Roman" w:eastAsia="Times New Roman" w:hAnsi="Times New Roman" w:cs="Times New Roman"/>
            <w:sz w:val="24"/>
            <w:szCs w:val="24"/>
          </w:rPr>
          <w:delText xml:space="preserve">to </w:delText>
        </w:r>
      </w:del>
      <w:ins w:id="328" w:author="Achen, Aaron - NRCS, Lincoln, NE" w:date="2019-08-06T10:27:00Z">
        <w:r w:rsidR="00BE1437">
          <w:rPr>
            <w:rFonts w:ascii="Times New Roman" w:eastAsia="Times New Roman" w:hAnsi="Times New Roman" w:cs="Times New Roman"/>
            <w:sz w:val="24"/>
            <w:szCs w:val="24"/>
          </w:rPr>
          <w:t xml:space="preserve">associated with </w:t>
        </w:r>
      </w:ins>
      <w:r w:rsidR="002E5E82" w:rsidRPr="002E5E82">
        <w:rPr>
          <w:rFonts w:ascii="Times New Roman" w:eastAsia="Times New Roman" w:hAnsi="Times New Roman" w:cs="Times New Roman"/>
          <w:sz w:val="24"/>
          <w:szCs w:val="24"/>
        </w:rPr>
        <w:t>a particular version of SSURGO soils data.</w:t>
      </w:r>
    </w:p>
    <w:p w14:paraId="47D0A0CB"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drawing>
          <wp:inline distT="0" distB="0" distL="0" distR="0" wp14:anchorId="092891E0" wp14:editId="7470E290">
            <wp:extent cx="5943600" cy="1838960"/>
            <wp:effectExtent l="0" t="0" r="0" b="8890"/>
            <wp:docPr id="2" name="Picture 2" descr="Example: Final Land Unit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Final Land Unit Rating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29B553D4" w14:textId="29476038"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lastRenderedPageBreak/>
        <w:t>Th</w:t>
      </w:r>
      <w:ins w:id="329" w:author="Achen, Aaron - NRCS, Lincoln, NE" w:date="2019-07-18T12:43:00Z">
        <w:r w:rsidR="006F2A1C">
          <w:rPr>
            <w:rFonts w:ascii="Times New Roman" w:eastAsia="Times New Roman" w:hAnsi="Times New Roman" w:cs="Times New Roman"/>
            <w:sz w:val="24"/>
            <w:szCs w:val="24"/>
          </w:rPr>
          <w:t>e following</w:t>
        </w:r>
      </w:ins>
      <w:del w:id="330" w:author="Achen, Aaron - NRCS, Lincoln, NE" w:date="2019-07-18T12:43:00Z">
        <w:r w:rsidRPr="002E5E82" w:rsidDel="006F2A1C">
          <w:rPr>
            <w:rFonts w:ascii="Times New Roman" w:eastAsia="Times New Roman" w:hAnsi="Times New Roman" w:cs="Times New Roman"/>
            <w:sz w:val="24"/>
            <w:szCs w:val="24"/>
          </w:rPr>
          <w:delText>is</w:delText>
        </w:r>
      </w:del>
      <w:r w:rsidRPr="002E5E82">
        <w:rPr>
          <w:rFonts w:ascii="Times New Roman" w:eastAsia="Times New Roman" w:hAnsi="Times New Roman" w:cs="Times New Roman"/>
          <w:sz w:val="24"/>
          <w:szCs w:val="24"/>
        </w:rPr>
        <w:t xml:space="preserve"> domain table contains an ordered list of all possible rating values. </w:t>
      </w:r>
      <w:r w:rsidRPr="002E5E82">
        <w:rPr>
          <w:rFonts w:ascii="Times New Roman" w:eastAsia="Times New Roman" w:hAnsi="Times New Roman" w:cs="Times New Roman"/>
          <w:noProof/>
          <w:sz w:val="24"/>
          <w:szCs w:val="24"/>
        </w:rPr>
        <w:drawing>
          <wp:inline distT="0" distB="0" distL="0" distR="0" wp14:anchorId="29B0A440" wp14:editId="789A017D">
            <wp:extent cx="5943600" cy="3103245"/>
            <wp:effectExtent l="0" t="0" r="0" b="1905"/>
            <wp:docPr id="1" name="Picture 1" descr="Exampl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Doma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2C5DBBD1" w14:textId="3F230FD9" w:rsidR="002E5E82" w:rsidRDefault="00B91251">
      <w:pPr>
        <w:pStyle w:val="Heading1"/>
        <w:rPr>
          <w:ins w:id="331" w:author="Achen, Aaron - NRCS, Lincoln, NE" w:date="2019-08-06T10:27:00Z"/>
          <w:rFonts w:eastAsia="Times New Roman"/>
        </w:rPr>
      </w:pPr>
      <w:bookmarkStart w:id="332" w:name="_Toc16070853"/>
      <w:r w:rsidRPr="002E5E82">
        <w:rPr>
          <w:rFonts w:eastAsia="Times New Roman"/>
        </w:rPr>
        <w:t>Easement</w:t>
      </w:r>
      <w:ins w:id="333" w:author="Achen, Aaron - NRCS, Lincoln, NE" w:date="2019-07-18T13:31:00Z">
        <w:r>
          <w:rPr>
            <w:rFonts w:eastAsia="Times New Roman"/>
          </w:rPr>
          <w:t>s</w:t>
        </w:r>
      </w:ins>
      <w:del w:id="334" w:author="Achen, Aaron - NRCS, Lincoln, NE" w:date="2019-07-18T13:31:00Z">
        <w:r w:rsidR="002E5E82" w:rsidRPr="002E5E82" w:rsidDel="00B91251">
          <w:rPr>
            <w:rFonts w:eastAsia="Times New Roman"/>
          </w:rPr>
          <w:delText>S</w:delText>
        </w:r>
      </w:del>
      <w:bookmarkEnd w:id="332"/>
    </w:p>
    <w:p w14:paraId="3F23C7B5" w14:textId="659E4309" w:rsidR="00BE1437" w:rsidRPr="00582A4D" w:rsidRDefault="00BE1437" w:rsidP="00582A4D">
      <w:pPr>
        <w:rPr>
          <w:rFonts w:ascii="Times New Roman" w:hAnsi="Times New Roman" w:cs="Times New Roman"/>
          <w:sz w:val="24"/>
        </w:rPr>
      </w:pPr>
      <w:ins w:id="335" w:author="Achen, Aaron - NRCS, Lincoln, NE" w:date="2019-08-06T10:27:00Z">
        <w:r w:rsidRPr="00582A4D">
          <w:rPr>
            <w:rFonts w:ascii="Times New Roman" w:hAnsi="Times New Roman" w:cs="Times New Roman"/>
            <w:sz w:val="24"/>
          </w:rPr>
          <w:t xml:space="preserve">Click a heading below for specific information on </w:t>
        </w:r>
      </w:ins>
      <w:ins w:id="336" w:author="Achen, Aaron - NRCS, Lincoln, NE" w:date="2019-08-06T10:28:00Z">
        <w:r>
          <w:rPr>
            <w:rFonts w:ascii="Times New Roman" w:hAnsi="Times New Roman" w:cs="Times New Roman"/>
            <w:sz w:val="24"/>
          </w:rPr>
          <w:t>a</w:t>
        </w:r>
      </w:ins>
      <w:ins w:id="337" w:author="Achen, Aaron - NRCS, Lincoln, NE" w:date="2019-08-06T10:27:00Z">
        <w:r w:rsidRPr="00582A4D">
          <w:rPr>
            <w:rFonts w:ascii="Times New Roman" w:hAnsi="Times New Roman" w:cs="Times New Roman"/>
            <w:sz w:val="24"/>
          </w:rPr>
          <w:t xml:space="preserve"> listed quer</w:t>
        </w:r>
      </w:ins>
      <w:ins w:id="338" w:author="Achen, Aaron - NRCS, Lincoln, NE" w:date="2019-08-06T10:28:00Z">
        <w:r>
          <w:rPr>
            <w:rFonts w:ascii="Times New Roman" w:hAnsi="Times New Roman" w:cs="Times New Roman"/>
            <w:sz w:val="24"/>
          </w:rPr>
          <w:t>y</w:t>
        </w:r>
      </w:ins>
      <w:ins w:id="339" w:author="Achen, Aaron - NRCS, Lincoln, NE" w:date="2019-08-06T10:27:00Z">
        <w:r w:rsidRPr="00582A4D">
          <w:rPr>
            <w:rFonts w:ascii="Times New Roman" w:hAnsi="Times New Roman" w:cs="Times New Roman"/>
            <w:sz w:val="24"/>
          </w:rPr>
          <w:t>.</w:t>
        </w:r>
      </w:ins>
    </w:p>
    <w:p w14:paraId="22FB0590" w14:textId="77777777" w:rsidR="002E5E82" w:rsidRPr="002E5E82" w:rsidRDefault="00D8695C" w:rsidP="002E5E82">
      <w:pPr>
        <w:numPr>
          <w:ilvl w:val="0"/>
          <w:numId w:val="27"/>
        </w:numPr>
        <w:spacing w:after="100" w:afterAutospacing="1" w:line="240" w:lineRule="auto"/>
        <w:rPr>
          <w:rFonts w:ascii="Times New Roman" w:eastAsia="Times New Roman" w:hAnsi="Times New Roman" w:cs="Times New Roman"/>
          <w:sz w:val="24"/>
          <w:szCs w:val="24"/>
        </w:rPr>
      </w:pPr>
      <w:hyperlink r:id="rId45" w:history="1">
        <w:r w:rsidR="002E5E82" w:rsidRPr="002E5E82">
          <w:rPr>
            <w:rFonts w:ascii="Times New Roman" w:eastAsia="Times New Roman" w:hAnsi="Times New Roman" w:cs="Times New Roman"/>
            <w:color w:val="1E6BB8"/>
            <w:sz w:val="24"/>
            <w:szCs w:val="24"/>
          </w:rPr>
          <w:t>Soil Organic Carbon Stock</w:t>
        </w:r>
      </w:hyperlink>
    </w:p>
    <w:p w14:paraId="1311277A" w14:textId="77777777" w:rsidR="002E5E82" w:rsidRPr="002E5E82" w:rsidRDefault="00D8695C"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6" w:history="1">
        <w:r w:rsidR="002E5E82" w:rsidRPr="002E5E82">
          <w:rPr>
            <w:rFonts w:ascii="Times New Roman" w:eastAsia="Times New Roman" w:hAnsi="Times New Roman" w:cs="Times New Roman"/>
            <w:color w:val="1E6BB8"/>
            <w:sz w:val="24"/>
            <w:szCs w:val="24"/>
          </w:rPr>
          <w:t>Farmland Classification</w:t>
        </w:r>
      </w:hyperlink>
    </w:p>
    <w:p w14:paraId="142435B6" w14:textId="77777777" w:rsidR="002E5E82" w:rsidRPr="002E5E82" w:rsidRDefault="00D8695C"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7" w:history="1">
        <w:r w:rsidR="002E5E82" w:rsidRPr="002E5E82">
          <w:rPr>
            <w:rFonts w:ascii="Times New Roman" w:eastAsia="Times New Roman" w:hAnsi="Times New Roman" w:cs="Times New Roman"/>
            <w:color w:val="1E6BB8"/>
            <w:sz w:val="24"/>
            <w:szCs w:val="24"/>
          </w:rPr>
          <w:t>Hydric Soil Rating by Map Unit</w:t>
        </w:r>
      </w:hyperlink>
    </w:p>
    <w:p w14:paraId="4C2D380C" w14:textId="77777777" w:rsidR="002E5E82" w:rsidRPr="002E5E82" w:rsidRDefault="00D8695C"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8" w:history="1">
        <w:r w:rsidR="002E5E82" w:rsidRPr="002E5E82">
          <w:rPr>
            <w:rFonts w:ascii="Times New Roman" w:eastAsia="Times New Roman" w:hAnsi="Times New Roman" w:cs="Times New Roman"/>
            <w:color w:val="1E6BB8"/>
            <w:sz w:val="24"/>
            <w:szCs w:val="24"/>
          </w:rPr>
          <w:t>Ponding or Flooding Frequency</w:t>
        </w:r>
      </w:hyperlink>
    </w:p>
    <w:p w14:paraId="7DCBEF49" w14:textId="77777777" w:rsidR="002E5E82" w:rsidRPr="002E5E82" w:rsidRDefault="00D8695C"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9" w:history="1">
        <w:r w:rsidR="002E5E82" w:rsidRPr="002E5E82">
          <w:rPr>
            <w:rFonts w:ascii="Times New Roman" w:eastAsia="Times New Roman" w:hAnsi="Times New Roman" w:cs="Times New Roman"/>
            <w:color w:val="1E6BB8"/>
            <w:sz w:val="24"/>
            <w:szCs w:val="24"/>
          </w:rPr>
          <w:t>Depth to Water Table</w:t>
        </w:r>
      </w:hyperlink>
    </w:p>
    <w:p w14:paraId="13A7B5F0" w14:textId="77777777" w:rsidR="002E5E82" w:rsidRPr="002E5E82" w:rsidRDefault="00D8695C"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50" w:history="1">
        <w:r w:rsidR="002E5E82" w:rsidRPr="002E5E82">
          <w:rPr>
            <w:rFonts w:ascii="Times New Roman" w:eastAsia="Times New Roman" w:hAnsi="Times New Roman" w:cs="Times New Roman"/>
            <w:color w:val="1E6BB8"/>
            <w:sz w:val="24"/>
            <w:szCs w:val="24"/>
          </w:rPr>
          <w:t>Drainage Class</w:t>
        </w:r>
      </w:hyperlink>
    </w:p>
    <w:p w14:paraId="23FB79C0" w14:textId="77777777" w:rsidR="002E5E82" w:rsidRPr="002E5E82" w:rsidRDefault="00D8695C"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51" w:history="1">
        <w:r w:rsidR="002E5E82" w:rsidRPr="002E5E82">
          <w:rPr>
            <w:rFonts w:ascii="Times New Roman" w:eastAsia="Times New Roman" w:hAnsi="Times New Roman" w:cs="Times New Roman"/>
            <w:color w:val="1E6BB8"/>
            <w:sz w:val="24"/>
            <w:szCs w:val="24"/>
          </w:rPr>
          <w:t>Available Water Storage</w:t>
        </w:r>
      </w:hyperlink>
    </w:p>
    <w:p w14:paraId="017A921F" w14:textId="1D461C99" w:rsidR="002E5E82" w:rsidRDefault="002E5E82">
      <w:pPr>
        <w:pStyle w:val="Heading1"/>
        <w:rPr>
          <w:ins w:id="340" w:author="Achen, Aaron - NRCS, Lincoln, NE" w:date="2019-08-06T10:28:00Z"/>
          <w:rFonts w:eastAsia="Times New Roman"/>
        </w:rPr>
      </w:pPr>
      <w:bookmarkStart w:id="341" w:name="_Toc16070854"/>
      <w:r w:rsidRPr="002E5E82">
        <w:rPr>
          <w:rFonts w:eastAsia="Times New Roman"/>
        </w:rPr>
        <w:t>Environmental Evaluation (CPA-52)</w:t>
      </w:r>
      <w:bookmarkEnd w:id="341"/>
    </w:p>
    <w:p w14:paraId="63EF0680" w14:textId="6BF5AF75" w:rsidR="00BE1437" w:rsidRPr="000C4B87" w:rsidRDefault="00BE1437" w:rsidP="00BE1437">
      <w:pPr>
        <w:rPr>
          <w:ins w:id="342" w:author="Achen, Aaron - NRCS, Lincoln, NE" w:date="2019-08-06T10:28:00Z"/>
          <w:rFonts w:ascii="Times New Roman" w:hAnsi="Times New Roman" w:cs="Times New Roman"/>
          <w:sz w:val="24"/>
        </w:rPr>
      </w:pPr>
      <w:ins w:id="343" w:author="Achen, Aaron - NRCS, Lincoln, NE" w:date="2019-08-06T10:28:00Z">
        <w:r w:rsidRPr="000C4B87">
          <w:rPr>
            <w:rFonts w:ascii="Times New Roman" w:hAnsi="Times New Roman" w:cs="Times New Roman"/>
            <w:sz w:val="24"/>
          </w:rPr>
          <w:t xml:space="preserve">Click a heading below for specific information on </w:t>
        </w:r>
        <w:r>
          <w:rPr>
            <w:rFonts w:ascii="Times New Roman" w:hAnsi="Times New Roman" w:cs="Times New Roman"/>
            <w:sz w:val="24"/>
          </w:rPr>
          <w:t>a</w:t>
        </w:r>
        <w:r w:rsidRPr="000C4B87">
          <w:rPr>
            <w:rFonts w:ascii="Times New Roman" w:hAnsi="Times New Roman" w:cs="Times New Roman"/>
            <w:sz w:val="24"/>
          </w:rPr>
          <w:t xml:space="preserve"> listed quer</w:t>
        </w:r>
        <w:r>
          <w:rPr>
            <w:rFonts w:ascii="Times New Roman" w:hAnsi="Times New Roman" w:cs="Times New Roman"/>
            <w:sz w:val="24"/>
          </w:rPr>
          <w:t>y</w:t>
        </w:r>
        <w:r w:rsidRPr="000C4B87">
          <w:rPr>
            <w:rFonts w:ascii="Times New Roman" w:hAnsi="Times New Roman" w:cs="Times New Roman"/>
            <w:sz w:val="24"/>
          </w:rPr>
          <w:t>.</w:t>
        </w:r>
      </w:ins>
    </w:p>
    <w:p w14:paraId="25C3CF28" w14:textId="63D93596" w:rsidR="00BE1437" w:rsidRPr="00582A4D" w:rsidDel="00BE1437" w:rsidRDefault="00BE1437" w:rsidP="00582A4D">
      <w:pPr>
        <w:rPr>
          <w:del w:id="344" w:author="Achen, Aaron - NRCS, Lincoln, NE" w:date="2019-08-06T10:28:00Z"/>
        </w:rPr>
      </w:pPr>
    </w:p>
    <w:p w14:paraId="56445ACB" w14:textId="77777777" w:rsidR="002E5E82" w:rsidRPr="002E5E82" w:rsidRDefault="00D8695C" w:rsidP="002E5E82">
      <w:pPr>
        <w:numPr>
          <w:ilvl w:val="0"/>
          <w:numId w:val="28"/>
        </w:numPr>
        <w:spacing w:after="100" w:afterAutospacing="1" w:line="240" w:lineRule="auto"/>
        <w:rPr>
          <w:rFonts w:ascii="Times New Roman" w:eastAsia="Times New Roman" w:hAnsi="Times New Roman" w:cs="Times New Roman"/>
          <w:sz w:val="24"/>
          <w:szCs w:val="24"/>
        </w:rPr>
      </w:pPr>
      <w:hyperlink r:id="rId52" w:history="1">
        <w:r w:rsidR="002E5E82" w:rsidRPr="002E5E82">
          <w:rPr>
            <w:rFonts w:ascii="Times New Roman" w:eastAsia="Times New Roman" w:hAnsi="Times New Roman" w:cs="Times New Roman"/>
            <w:color w:val="1E6BB8"/>
            <w:sz w:val="24"/>
            <w:szCs w:val="24"/>
          </w:rPr>
          <w:t>Farmland Classification</w:t>
        </w:r>
      </w:hyperlink>
    </w:p>
    <w:p w14:paraId="175C0C0B" w14:textId="77777777" w:rsidR="002E5E82" w:rsidRPr="002E5E82" w:rsidRDefault="002E5E82" w:rsidP="002E5E82">
      <w:pPr>
        <w:numPr>
          <w:ilvl w:val="0"/>
          <w:numId w:val="28"/>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fldChar w:fldCharType="begin"/>
      </w:r>
      <w:r w:rsidRPr="002E5E82">
        <w:rPr>
          <w:rFonts w:ascii="Times New Roman" w:eastAsia="Times New Roman" w:hAnsi="Times New Roman" w:cs="Times New Roman"/>
          <w:sz w:val="24"/>
          <w:szCs w:val="24"/>
        </w:rPr>
        <w:instrText xml:space="preserve"> HYPERLINK "https://jneme910.github.io/CART/chapters/Hydric_Rating_by_Map_Unit" </w:instrText>
      </w:r>
      <w:r w:rsidRPr="002E5E82">
        <w:rPr>
          <w:rFonts w:ascii="Times New Roman" w:eastAsia="Times New Roman" w:hAnsi="Times New Roman" w:cs="Times New Roman"/>
          <w:sz w:val="24"/>
          <w:szCs w:val="24"/>
        </w:rPr>
        <w:fldChar w:fldCharType="separate"/>
      </w:r>
      <w:r w:rsidRPr="002E5E82">
        <w:rPr>
          <w:rFonts w:ascii="Times New Roman" w:eastAsia="Times New Roman" w:hAnsi="Times New Roman" w:cs="Times New Roman"/>
          <w:color w:val="1E6BB8"/>
          <w:sz w:val="24"/>
          <w:szCs w:val="24"/>
        </w:rPr>
        <w:t>Hydric Soils Rating by Map</w:t>
      </w:r>
      <w:ins w:id="345" w:author="Achen, Aaron - NRCS, Lincoln, NE" w:date="2019-07-18T09:11:00Z">
        <w:r w:rsidR="00825B82">
          <w:rPr>
            <w:rFonts w:ascii="Times New Roman" w:eastAsia="Times New Roman" w:hAnsi="Times New Roman" w:cs="Times New Roman"/>
            <w:color w:val="1E6BB8"/>
            <w:sz w:val="24"/>
            <w:szCs w:val="24"/>
          </w:rPr>
          <w:t xml:space="preserve"> </w:t>
        </w:r>
      </w:ins>
      <w:del w:id="346" w:author="Achen, Aaron - NRCS, Lincoln, NE" w:date="2019-07-18T09:11:00Z">
        <w:r w:rsidRPr="002E5E82" w:rsidDel="00825B82">
          <w:rPr>
            <w:rFonts w:ascii="Times New Roman" w:eastAsia="Times New Roman" w:hAnsi="Times New Roman" w:cs="Times New Roman"/>
            <w:color w:val="1E6BB8"/>
            <w:sz w:val="24"/>
            <w:szCs w:val="24"/>
          </w:rPr>
          <w:delText>u</w:delText>
        </w:r>
      </w:del>
      <w:ins w:id="347" w:author="Achen, Aaron - NRCS, Lincoln, NE" w:date="2019-07-18T09:11:00Z">
        <w:r w:rsidR="00825B82">
          <w:rPr>
            <w:rFonts w:ascii="Times New Roman" w:eastAsia="Times New Roman" w:hAnsi="Times New Roman" w:cs="Times New Roman"/>
            <w:color w:val="1E6BB8"/>
            <w:sz w:val="24"/>
            <w:szCs w:val="24"/>
          </w:rPr>
          <w:t>U</w:t>
        </w:r>
      </w:ins>
      <w:r w:rsidRPr="002E5E82">
        <w:rPr>
          <w:rFonts w:ascii="Times New Roman" w:eastAsia="Times New Roman" w:hAnsi="Times New Roman" w:cs="Times New Roman"/>
          <w:color w:val="1E6BB8"/>
          <w:sz w:val="24"/>
          <w:szCs w:val="24"/>
        </w:rPr>
        <w:t>nit</w:t>
      </w:r>
      <w:r w:rsidRPr="002E5E82">
        <w:rPr>
          <w:rFonts w:ascii="Times New Roman" w:eastAsia="Times New Roman" w:hAnsi="Times New Roman" w:cs="Times New Roman"/>
          <w:sz w:val="24"/>
          <w:szCs w:val="24"/>
        </w:rPr>
        <w:fldChar w:fldCharType="end"/>
      </w:r>
    </w:p>
    <w:p w14:paraId="4146CF53" w14:textId="77777777" w:rsidR="002E5E82" w:rsidRPr="002E5E82" w:rsidRDefault="002E5E82" w:rsidP="00582A4D">
      <w:pPr>
        <w:pStyle w:val="Heading1"/>
        <w:rPr>
          <w:rFonts w:eastAsia="Times New Roman"/>
        </w:rPr>
      </w:pPr>
      <w:bookmarkStart w:id="348" w:name="_Toc16070855"/>
      <w:r w:rsidRPr="002E5E82">
        <w:rPr>
          <w:rFonts w:eastAsia="Times New Roman"/>
        </w:rPr>
        <w:t>Outcomes</w:t>
      </w:r>
      <w:bookmarkEnd w:id="348"/>
    </w:p>
    <w:p w14:paraId="548C6803" w14:textId="1632880E" w:rsidR="002E5E82" w:rsidRPr="002E5E82" w:rsidRDefault="006F2A1C" w:rsidP="002E5E82">
      <w:pPr>
        <w:spacing w:before="100" w:beforeAutospacing="1" w:after="240" w:line="240" w:lineRule="auto"/>
        <w:rPr>
          <w:rFonts w:ascii="Times New Roman" w:eastAsia="Times New Roman" w:hAnsi="Times New Roman" w:cs="Times New Roman"/>
          <w:sz w:val="24"/>
          <w:szCs w:val="24"/>
        </w:rPr>
      </w:pPr>
      <w:ins w:id="349" w:author="Achen, Aaron - NRCS, Lincoln, NE" w:date="2019-07-18T12:44:00Z">
        <w:r>
          <w:rPr>
            <w:rFonts w:ascii="Times New Roman" w:eastAsia="Times New Roman" w:hAnsi="Times New Roman" w:cs="Times New Roman"/>
            <w:sz w:val="24"/>
            <w:szCs w:val="24"/>
          </w:rPr>
          <w:t>Th</w:t>
        </w:r>
      </w:ins>
      <w:ins w:id="350" w:author="Achen, Aaron - NRCS, Lincoln, NE" w:date="2019-07-18T15:57:00Z">
        <w:r w:rsidR="003939A3">
          <w:rPr>
            <w:rFonts w:ascii="Times New Roman" w:eastAsia="Times New Roman" w:hAnsi="Times New Roman" w:cs="Times New Roman"/>
            <w:sz w:val="24"/>
            <w:szCs w:val="24"/>
          </w:rPr>
          <w:t>e</w:t>
        </w:r>
      </w:ins>
      <w:ins w:id="351" w:author="Achen, Aaron - NRCS, Lincoln, NE" w:date="2019-07-18T12:44:00Z">
        <w:r>
          <w:rPr>
            <w:rFonts w:ascii="Times New Roman" w:eastAsia="Times New Roman" w:hAnsi="Times New Roman" w:cs="Times New Roman"/>
            <w:sz w:val="24"/>
            <w:szCs w:val="24"/>
          </w:rPr>
          <w:t xml:space="preserve"> programming </w:t>
        </w:r>
      </w:ins>
      <w:ins w:id="352" w:author="Achen, Aaron - NRCS, Lincoln, NE" w:date="2019-07-18T15:56:00Z">
        <w:r w:rsidR="003939A3">
          <w:rPr>
            <w:rFonts w:ascii="Times New Roman" w:eastAsia="Times New Roman" w:hAnsi="Times New Roman" w:cs="Times New Roman"/>
            <w:sz w:val="24"/>
            <w:szCs w:val="24"/>
          </w:rPr>
          <w:t xml:space="preserve">proposed for outcomes </w:t>
        </w:r>
      </w:ins>
      <w:ins w:id="353" w:author="Achen, Aaron - NRCS, Lincoln, NE" w:date="2019-07-18T12:44:00Z">
        <w:r>
          <w:rPr>
            <w:rFonts w:ascii="Times New Roman" w:eastAsia="Times New Roman" w:hAnsi="Times New Roman" w:cs="Times New Roman"/>
            <w:sz w:val="24"/>
            <w:szCs w:val="24"/>
          </w:rPr>
          <w:t xml:space="preserve">is intended to </w:t>
        </w:r>
      </w:ins>
      <w:del w:id="354" w:author="Achen, Aaron - NRCS, Lincoln, NE" w:date="2019-07-18T12:44:00Z">
        <w:r w:rsidR="002E5E82" w:rsidRPr="002E5E82" w:rsidDel="006F2A1C">
          <w:rPr>
            <w:rFonts w:ascii="Times New Roman" w:eastAsia="Times New Roman" w:hAnsi="Times New Roman" w:cs="Times New Roman"/>
            <w:sz w:val="24"/>
            <w:szCs w:val="24"/>
          </w:rPr>
          <w:delText>P</w:delText>
        </w:r>
      </w:del>
      <w:ins w:id="355" w:author="Achen, Aaron - NRCS, Lincoln, NE" w:date="2019-07-18T12:44:00Z">
        <w:r>
          <w:rPr>
            <w:rFonts w:ascii="Times New Roman" w:eastAsia="Times New Roman" w:hAnsi="Times New Roman" w:cs="Times New Roman"/>
            <w:sz w:val="24"/>
            <w:szCs w:val="24"/>
          </w:rPr>
          <w:t>p</w:t>
        </w:r>
      </w:ins>
      <w:r w:rsidR="002E5E82" w:rsidRPr="002E5E82">
        <w:rPr>
          <w:rFonts w:ascii="Times New Roman" w:eastAsia="Times New Roman" w:hAnsi="Times New Roman" w:cs="Times New Roman"/>
          <w:sz w:val="24"/>
          <w:szCs w:val="24"/>
        </w:rPr>
        <w:t>rovide</w:t>
      </w:r>
      <w:del w:id="356" w:author="Achen, Aaron - NRCS, Lincoln, NE" w:date="2019-07-18T12:44:00Z">
        <w:r w:rsidR="002E5E82" w:rsidRPr="002E5E82" w:rsidDel="006F2A1C">
          <w:rPr>
            <w:rFonts w:ascii="Times New Roman" w:eastAsia="Times New Roman" w:hAnsi="Times New Roman" w:cs="Times New Roman"/>
            <w:sz w:val="24"/>
            <w:szCs w:val="24"/>
          </w:rPr>
          <w:delText>s</w:delText>
        </w:r>
      </w:del>
      <w:r w:rsidR="002E5E82" w:rsidRPr="002E5E82">
        <w:rPr>
          <w:rFonts w:ascii="Times New Roman" w:eastAsia="Times New Roman" w:hAnsi="Times New Roman" w:cs="Times New Roman"/>
          <w:sz w:val="24"/>
          <w:szCs w:val="24"/>
        </w:rPr>
        <w:t xml:space="preserve"> </w:t>
      </w:r>
      <w:ins w:id="357" w:author="Achen, Aaron - NRCS, Lincoln, NE" w:date="2019-07-18T12:44:00Z">
        <w:r>
          <w:rPr>
            <w:rFonts w:ascii="Times New Roman" w:eastAsia="Times New Roman" w:hAnsi="Times New Roman" w:cs="Times New Roman"/>
            <w:sz w:val="24"/>
            <w:szCs w:val="24"/>
          </w:rPr>
          <w:t xml:space="preserve">NRCS </w:t>
        </w:r>
      </w:ins>
      <w:r w:rsidR="002E5E82" w:rsidRPr="002E5E82">
        <w:rPr>
          <w:rFonts w:ascii="Times New Roman" w:eastAsia="Times New Roman" w:hAnsi="Times New Roman" w:cs="Times New Roman"/>
          <w:sz w:val="24"/>
          <w:szCs w:val="24"/>
        </w:rPr>
        <w:t xml:space="preserve">leadership </w:t>
      </w:r>
      <w:del w:id="358" w:author="Achen, Aaron - NRCS, Lincoln, NE" w:date="2019-07-18T12:44:00Z">
        <w:r w:rsidR="002E5E82" w:rsidRPr="002E5E82" w:rsidDel="006F2A1C">
          <w:rPr>
            <w:rFonts w:ascii="Times New Roman" w:eastAsia="Times New Roman" w:hAnsi="Times New Roman" w:cs="Times New Roman"/>
            <w:sz w:val="24"/>
            <w:szCs w:val="24"/>
          </w:rPr>
          <w:delText xml:space="preserve">within NRCS </w:delText>
        </w:r>
      </w:del>
      <w:ins w:id="359" w:author="Achen, Aaron - NRCS, Lincoln, NE" w:date="2019-07-18T12:44:00Z">
        <w:r>
          <w:rPr>
            <w:rFonts w:ascii="Times New Roman" w:eastAsia="Times New Roman" w:hAnsi="Times New Roman" w:cs="Times New Roman"/>
            <w:sz w:val="24"/>
            <w:szCs w:val="24"/>
          </w:rPr>
          <w:t xml:space="preserve">with </w:t>
        </w:r>
      </w:ins>
      <w:r w:rsidR="002E5E82" w:rsidRPr="002E5E82">
        <w:rPr>
          <w:rFonts w:ascii="Times New Roman" w:eastAsia="Times New Roman" w:hAnsi="Times New Roman" w:cs="Times New Roman"/>
          <w:sz w:val="24"/>
          <w:szCs w:val="24"/>
        </w:rPr>
        <w:t xml:space="preserve">the ability to model data and report the natural resource impacts and outcomes of conservation </w:t>
      </w:r>
      <w:r w:rsidR="002E5E82" w:rsidRPr="002E5E82">
        <w:rPr>
          <w:rFonts w:ascii="Times New Roman" w:eastAsia="Times New Roman" w:hAnsi="Times New Roman" w:cs="Times New Roman"/>
          <w:sz w:val="24"/>
          <w:szCs w:val="24"/>
        </w:rPr>
        <w:lastRenderedPageBreak/>
        <w:t>practices, systems, programs</w:t>
      </w:r>
      <w:ins w:id="360" w:author="Achen, Aaron - NRCS, Lincoln, NE" w:date="2019-07-18T12:44:00Z">
        <w:r>
          <w:rPr>
            <w:rFonts w:ascii="Times New Roman" w:eastAsia="Times New Roman" w:hAnsi="Times New Roman" w:cs="Times New Roman"/>
            <w:sz w:val="24"/>
            <w:szCs w:val="24"/>
          </w:rPr>
          <w:t>,</w:t>
        </w:r>
      </w:ins>
      <w:r w:rsidR="002E5E82" w:rsidRPr="002E5E82">
        <w:rPr>
          <w:rFonts w:ascii="Times New Roman" w:eastAsia="Times New Roman" w:hAnsi="Times New Roman" w:cs="Times New Roman"/>
          <w:sz w:val="24"/>
          <w:szCs w:val="24"/>
        </w:rPr>
        <w:t xml:space="preserve"> and initiatives. It will also facilitate</w:t>
      </w:r>
      <w:del w:id="361" w:author="Achen, Aaron - NRCS, Lincoln, NE" w:date="2019-07-18T12:44:00Z">
        <w:r w:rsidR="002E5E82" w:rsidRPr="002E5E82" w:rsidDel="006F2A1C">
          <w:rPr>
            <w:rFonts w:ascii="Times New Roman" w:eastAsia="Times New Roman" w:hAnsi="Times New Roman" w:cs="Times New Roman"/>
            <w:sz w:val="24"/>
            <w:szCs w:val="24"/>
          </w:rPr>
          <w:delText>s</w:delText>
        </w:r>
      </w:del>
      <w:r w:rsidR="002E5E82" w:rsidRPr="002E5E82">
        <w:rPr>
          <w:rFonts w:ascii="Times New Roman" w:eastAsia="Times New Roman" w:hAnsi="Times New Roman" w:cs="Times New Roman"/>
          <w:sz w:val="24"/>
          <w:szCs w:val="24"/>
        </w:rPr>
        <w:t xml:space="preserve"> the </w:t>
      </w:r>
      <w:del w:id="362" w:author="Achen, Aaron - NRCS, Lincoln, NE" w:date="2019-07-18T12:44:00Z">
        <w:r w:rsidR="002E5E82" w:rsidRPr="002E5E82" w:rsidDel="006F2A1C">
          <w:rPr>
            <w:rFonts w:ascii="Times New Roman" w:eastAsia="Times New Roman" w:hAnsi="Times New Roman" w:cs="Times New Roman"/>
            <w:sz w:val="24"/>
            <w:szCs w:val="24"/>
          </w:rPr>
          <w:delText xml:space="preserve">ability to </w:delText>
        </w:r>
      </w:del>
      <w:r w:rsidR="002E5E82" w:rsidRPr="002E5E82">
        <w:rPr>
          <w:rFonts w:ascii="Times New Roman" w:eastAsia="Times New Roman" w:hAnsi="Times New Roman" w:cs="Times New Roman"/>
          <w:sz w:val="24"/>
          <w:szCs w:val="24"/>
        </w:rPr>
        <w:t>identif</w:t>
      </w:r>
      <w:ins w:id="363" w:author="Achen, Aaron - NRCS, Lincoln, NE" w:date="2019-07-18T12:44:00Z">
        <w:r>
          <w:rPr>
            <w:rFonts w:ascii="Times New Roman" w:eastAsia="Times New Roman" w:hAnsi="Times New Roman" w:cs="Times New Roman"/>
            <w:sz w:val="24"/>
            <w:szCs w:val="24"/>
          </w:rPr>
          <w:t>ication of</w:t>
        </w:r>
      </w:ins>
      <w:del w:id="364" w:author="Achen, Aaron - NRCS, Lincoln, NE" w:date="2019-07-18T12:44:00Z">
        <w:r w:rsidR="002E5E82" w:rsidRPr="002E5E82" w:rsidDel="006F2A1C">
          <w:rPr>
            <w:rFonts w:ascii="Times New Roman" w:eastAsia="Times New Roman" w:hAnsi="Times New Roman" w:cs="Times New Roman"/>
            <w:sz w:val="24"/>
            <w:szCs w:val="24"/>
          </w:rPr>
          <w:delText>y</w:delText>
        </w:r>
      </w:del>
      <w:r w:rsidR="002E5E82" w:rsidRPr="002E5E82">
        <w:rPr>
          <w:rFonts w:ascii="Times New Roman" w:eastAsia="Times New Roman" w:hAnsi="Times New Roman" w:cs="Times New Roman"/>
          <w:sz w:val="24"/>
          <w:szCs w:val="24"/>
        </w:rPr>
        <w:t xml:space="preserve"> conservation treatment needs and the </w:t>
      </w:r>
      <w:del w:id="365" w:author="Achen, Aaron - NRCS, Lincoln, NE" w:date="2019-07-18T12:45:00Z">
        <w:r w:rsidR="002E5E82" w:rsidRPr="002E5E82" w:rsidDel="006F2A1C">
          <w:rPr>
            <w:rFonts w:ascii="Times New Roman" w:eastAsia="Times New Roman" w:hAnsi="Times New Roman" w:cs="Times New Roman"/>
            <w:sz w:val="24"/>
            <w:szCs w:val="24"/>
          </w:rPr>
          <w:delText xml:space="preserve">ability to </w:delText>
        </w:r>
      </w:del>
      <w:r w:rsidR="002E5E82" w:rsidRPr="002E5E82">
        <w:rPr>
          <w:rFonts w:ascii="Times New Roman" w:eastAsia="Times New Roman" w:hAnsi="Times New Roman" w:cs="Times New Roman"/>
          <w:sz w:val="24"/>
          <w:szCs w:val="24"/>
        </w:rPr>
        <w:t>report</w:t>
      </w:r>
      <w:ins w:id="366" w:author="Achen, Aaron - NRCS, Lincoln, NE" w:date="2019-07-18T12:45:00Z">
        <w:r>
          <w:rPr>
            <w:rFonts w:ascii="Times New Roman" w:eastAsia="Times New Roman" w:hAnsi="Times New Roman" w:cs="Times New Roman"/>
            <w:sz w:val="24"/>
            <w:szCs w:val="24"/>
          </w:rPr>
          <w:t>ing of</w:t>
        </w:r>
      </w:ins>
      <w:r w:rsidR="002E5E82" w:rsidRPr="002E5E82">
        <w:rPr>
          <w:rFonts w:ascii="Times New Roman" w:eastAsia="Times New Roman" w:hAnsi="Times New Roman" w:cs="Times New Roman"/>
          <w:sz w:val="24"/>
          <w:szCs w:val="24"/>
        </w:rPr>
        <w:t xml:space="preserve"> outcomes for NRCS and USDA.</w:t>
      </w:r>
    </w:p>
    <w:p w14:paraId="297F1229" w14:textId="77777777" w:rsidR="002E5E82" w:rsidRPr="002E5E82" w:rsidRDefault="002E5E82" w:rsidP="002E5E82">
      <w:pPr>
        <w:numPr>
          <w:ilvl w:val="0"/>
          <w:numId w:val="29"/>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Outcomes Design Concept: </w:t>
      </w:r>
      <w:hyperlink r:id="rId53" w:history="1">
        <w:r w:rsidRPr="002E5E82">
          <w:rPr>
            <w:rFonts w:ascii="Times New Roman" w:eastAsia="Times New Roman" w:hAnsi="Times New Roman" w:cs="Times New Roman"/>
            <w:color w:val="1E6BB8"/>
            <w:sz w:val="24"/>
            <w:szCs w:val="24"/>
          </w:rPr>
          <w:t>Click here</w:t>
        </w:r>
      </w:hyperlink>
    </w:p>
    <w:p w14:paraId="0AE864EC" w14:textId="77777777" w:rsidR="002E5E82" w:rsidRPr="002E5E82" w:rsidRDefault="002E5E82" w:rsidP="002E5E82">
      <w:pPr>
        <w:numPr>
          <w:ilvl w:val="0"/>
          <w:numId w:val="29"/>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Data connections (CART-NPAD): </w:t>
      </w:r>
      <w:hyperlink r:id="rId54" w:history="1">
        <w:r w:rsidRPr="002E5E82">
          <w:rPr>
            <w:rFonts w:ascii="Times New Roman" w:eastAsia="Times New Roman" w:hAnsi="Times New Roman" w:cs="Times New Roman"/>
            <w:color w:val="1E6BB8"/>
            <w:sz w:val="24"/>
            <w:szCs w:val="24"/>
          </w:rPr>
          <w:t>Click here</w:t>
        </w:r>
      </w:hyperlink>
    </w:p>
    <w:p w14:paraId="107463CA" w14:textId="77777777" w:rsidR="002E5E82" w:rsidRPr="002E5E82" w:rsidRDefault="002E5E82" w:rsidP="00582A4D">
      <w:pPr>
        <w:pStyle w:val="Heading1"/>
        <w:rPr>
          <w:rFonts w:eastAsia="Times New Roman"/>
        </w:rPr>
      </w:pPr>
      <w:bookmarkStart w:id="367" w:name="_Toc16070856"/>
      <w:r w:rsidRPr="002E5E82">
        <w:rPr>
          <w:rFonts w:eastAsia="Times New Roman"/>
        </w:rPr>
        <w:t>Acknowledgements</w:t>
      </w:r>
      <w:bookmarkEnd w:id="367"/>
    </w:p>
    <w:p w14:paraId="5C24FCBF" w14:textId="77AC464E" w:rsidR="002E5E82" w:rsidRPr="002E5E82" w:rsidRDefault="002E5E82" w:rsidP="002E5E82">
      <w:pPr>
        <w:numPr>
          <w:ilvl w:val="0"/>
          <w:numId w:val="30"/>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Steve Campbell</w:t>
      </w:r>
      <w:ins w:id="368" w:author="Achen, Aaron - NRCS, Lincoln, NE" w:date="2019-07-18T12:46:00Z">
        <w:r w:rsidR="006F2A1C">
          <w:rPr>
            <w:rFonts w:ascii="Times New Roman" w:eastAsia="Times New Roman" w:hAnsi="Times New Roman" w:cs="Times New Roman"/>
            <w:sz w:val="24"/>
            <w:szCs w:val="24"/>
          </w:rPr>
          <w:t>: Soil Scientist, NRCS</w:t>
        </w:r>
      </w:ins>
    </w:p>
    <w:p w14:paraId="1201065A" w14:textId="465AB8C3"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Sky</w:t>
      </w:r>
      <w:ins w:id="369" w:author="Achen, Aaron - NRCS, Lincoln, NE" w:date="2019-07-18T12:46:00Z">
        <w:r w:rsidR="006F2A1C">
          <w:rPr>
            <w:rFonts w:ascii="Times New Roman" w:eastAsia="Times New Roman" w:hAnsi="Times New Roman" w:cs="Times New Roman"/>
            <w:sz w:val="24"/>
            <w:szCs w:val="24"/>
          </w:rPr>
          <w:t>e</w:t>
        </w:r>
      </w:ins>
      <w:del w:id="370" w:author="Achen, Aaron - NRCS, Lincoln, NE" w:date="2019-07-18T12:46:00Z">
        <w:r w:rsidRPr="002E5E82" w:rsidDel="00034704">
          <w:rPr>
            <w:rFonts w:ascii="Times New Roman" w:eastAsia="Times New Roman" w:hAnsi="Times New Roman" w:cs="Times New Roman"/>
            <w:sz w:val="24"/>
            <w:szCs w:val="24"/>
          </w:rPr>
          <w:delText xml:space="preserve"> </w:delText>
        </w:r>
      </w:del>
      <w:ins w:id="371" w:author="Achen, Aaron - NRCS, Lincoln, NE" w:date="2019-07-18T12:46:00Z">
        <w:r w:rsidR="00034704">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Wills</w:t>
      </w:r>
      <w:ins w:id="372" w:author="Achen, Aaron - NRCS, Lincoln, NE" w:date="2019-07-18T12:46:00Z">
        <w:r w:rsidR="00034704">
          <w:rPr>
            <w:rFonts w:ascii="Times New Roman" w:eastAsia="Times New Roman" w:hAnsi="Times New Roman" w:cs="Times New Roman"/>
            <w:sz w:val="24"/>
            <w:szCs w:val="24"/>
          </w:rPr>
          <w:t>:</w:t>
        </w:r>
      </w:ins>
      <w:ins w:id="373" w:author="Achen, Aaron - NRCS, Lincoln, NE" w:date="2019-07-18T12:47:00Z">
        <w:r w:rsidR="00034704">
          <w:rPr>
            <w:rFonts w:ascii="Times New Roman" w:eastAsia="Times New Roman" w:hAnsi="Times New Roman" w:cs="Times New Roman"/>
            <w:sz w:val="24"/>
            <w:szCs w:val="24"/>
          </w:rPr>
          <w:t xml:space="preserve"> Soil Scientist, NRCS</w:t>
        </w:r>
      </w:ins>
    </w:p>
    <w:p w14:paraId="4C5D71CD" w14:textId="2A4A36E2"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Chad Volkman</w:t>
      </w:r>
      <w:ins w:id="374" w:author="Achen, Aaron - NRCS, Lincoln, NE" w:date="2019-07-18T12:46:00Z">
        <w:r w:rsidR="00034704">
          <w:rPr>
            <w:rFonts w:ascii="Times New Roman" w:eastAsia="Times New Roman" w:hAnsi="Times New Roman" w:cs="Times New Roman"/>
            <w:sz w:val="24"/>
            <w:szCs w:val="24"/>
          </w:rPr>
          <w:t>:</w:t>
        </w:r>
      </w:ins>
      <w:ins w:id="375" w:author="Achen, Aaron - NRCS, Lincoln, NE" w:date="2019-07-18T12:47:00Z">
        <w:r w:rsidR="00034704">
          <w:rPr>
            <w:rFonts w:ascii="Times New Roman" w:eastAsia="Times New Roman" w:hAnsi="Times New Roman" w:cs="Times New Roman"/>
            <w:sz w:val="24"/>
            <w:szCs w:val="24"/>
          </w:rPr>
          <w:t xml:space="preserve"> Cartographer, NRCS</w:t>
        </w:r>
      </w:ins>
    </w:p>
    <w:p w14:paraId="37E3ADC6" w14:textId="24042C50"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Phil Anzel</w:t>
      </w:r>
      <w:ins w:id="376" w:author="Achen, Aaron - NRCS, Lincoln, NE" w:date="2019-07-18T12:46:00Z">
        <w:r w:rsidR="00034704">
          <w:rPr>
            <w:rFonts w:ascii="Times New Roman" w:eastAsia="Times New Roman" w:hAnsi="Times New Roman" w:cs="Times New Roman"/>
            <w:sz w:val="24"/>
            <w:szCs w:val="24"/>
          </w:rPr>
          <w:t>:</w:t>
        </w:r>
      </w:ins>
      <w:ins w:id="377" w:author="Achen, Aaron - NRCS, Lincoln, NE" w:date="2019-07-18T12:48:00Z">
        <w:r w:rsidR="00034704">
          <w:rPr>
            <w:rFonts w:ascii="Times New Roman" w:eastAsia="Times New Roman" w:hAnsi="Times New Roman" w:cs="Times New Roman"/>
            <w:sz w:val="24"/>
            <w:szCs w:val="24"/>
          </w:rPr>
          <w:t xml:space="preserve"> </w:t>
        </w:r>
      </w:ins>
      <w:ins w:id="378" w:author="Achen, Aaron - NRCS, Lincoln, NE" w:date="2019-07-18T13:07:00Z">
        <w:r w:rsidR="000C2BF8">
          <w:rPr>
            <w:rFonts w:ascii="Times New Roman" w:eastAsia="Times New Roman" w:hAnsi="Times New Roman" w:cs="Times New Roman"/>
            <w:sz w:val="24"/>
            <w:szCs w:val="24"/>
          </w:rPr>
          <w:t>Senior Software Developer</w:t>
        </w:r>
      </w:ins>
      <w:ins w:id="379" w:author="Achen, Aaron - NRCS, Lincoln, NE" w:date="2019-07-18T12:48:00Z">
        <w:r w:rsidR="00034704">
          <w:rPr>
            <w:rFonts w:ascii="Times New Roman" w:eastAsia="Times New Roman" w:hAnsi="Times New Roman" w:cs="Times New Roman"/>
            <w:sz w:val="24"/>
            <w:szCs w:val="24"/>
          </w:rPr>
          <w:t xml:space="preserve">, </w:t>
        </w:r>
      </w:ins>
      <w:ins w:id="380" w:author="Achen, Aaron - NRCS, Lincoln, NE" w:date="2019-07-18T13:05:00Z">
        <w:r w:rsidR="000C2BF8">
          <w:rPr>
            <w:rFonts w:ascii="Times New Roman" w:eastAsia="Times New Roman" w:hAnsi="Times New Roman" w:cs="Times New Roman"/>
            <w:sz w:val="24"/>
            <w:szCs w:val="24"/>
          </w:rPr>
          <w:t>Vistronix</w:t>
        </w:r>
      </w:ins>
    </w:p>
    <w:p w14:paraId="348E58C7" w14:textId="57A89F3B"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Susan McGlasson</w:t>
      </w:r>
      <w:ins w:id="381" w:author="Achen, Aaron - NRCS, Lincoln, NE" w:date="2019-07-18T12:46:00Z">
        <w:r w:rsidR="00034704">
          <w:rPr>
            <w:rFonts w:ascii="Times New Roman" w:eastAsia="Times New Roman" w:hAnsi="Times New Roman" w:cs="Times New Roman"/>
            <w:sz w:val="24"/>
            <w:szCs w:val="24"/>
          </w:rPr>
          <w:t>:</w:t>
        </w:r>
      </w:ins>
      <w:ins w:id="382" w:author="Achen, Aaron - NRCS, Lincoln, NE" w:date="2019-07-18T12:48:00Z">
        <w:r w:rsidR="00034704" w:rsidRPr="00034704">
          <w:rPr>
            <w:rFonts w:ascii="Times New Roman" w:eastAsia="Times New Roman" w:hAnsi="Times New Roman" w:cs="Times New Roman"/>
            <w:sz w:val="24"/>
            <w:szCs w:val="24"/>
          </w:rPr>
          <w:t xml:space="preserve"> </w:t>
        </w:r>
      </w:ins>
      <w:ins w:id="383" w:author="Achen, Aaron - NRCS, Lincoln, NE" w:date="2019-07-18T13:10:00Z">
        <w:r w:rsidR="00337DB5">
          <w:rPr>
            <w:rFonts w:ascii="Times New Roman" w:eastAsia="Times New Roman" w:hAnsi="Times New Roman" w:cs="Times New Roman"/>
            <w:sz w:val="24"/>
            <w:szCs w:val="24"/>
          </w:rPr>
          <w:t>D</w:t>
        </w:r>
      </w:ins>
      <w:ins w:id="384" w:author="Achen, Aaron - NRCS, Lincoln, NE" w:date="2019-07-18T13:15:00Z">
        <w:r w:rsidR="00337DB5">
          <w:rPr>
            <w:rFonts w:ascii="Times New Roman" w:eastAsia="Times New Roman" w:hAnsi="Times New Roman" w:cs="Times New Roman"/>
            <w:sz w:val="24"/>
            <w:szCs w:val="24"/>
          </w:rPr>
          <w:t xml:space="preserve">atabase </w:t>
        </w:r>
      </w:ins>
      <w:ins w:id="385" w:author="Achen, Aaron - NRCS, Lincoln, NE" w:date="2019-07-18T13:10:00Z">
        <w:r w:rsidR="00337DB5">
          <w:rPr>
            <w:rFonts w:ascii="Times New Roman" w:eastAsia="Times New Roman" w:hAnsi="Times New Roman" w:cs="Times New Roman"/>
            <w:sz w:val="24"/>
            <w:szCs w:val="24"/>
          </w:rPr>
          <w:t>A</w:t>
        </w:r>
      </w:ins>
      <w:ins w:id="386" w:author="Achen, Aaron - NRCS, Lincoln, NE" w:date="2019-07-18T13:15:00Z">
        <w:r w:rsidR="00337DB5">
          <w:rPr>
            <w:rFonts w:ascii="Times New Roman" w:eastAsia="Times New Roman" w:hAnsi="Times New Roman" w:cs="Times New Roman"/>
            <w:sz w:val="24"/>
            <w:szCs w:val="24"/>
          </w:rPr>
          <w:t>dministrator</w:t>
        </w:r>
      </w:ins>
      <w:ins w:id="387" w:author="Achen, Aaron - NRCS, Lincoln, NE" w:date="2019-07-18T12:48:00Z">
        <w:r w:rsidR="00034704">
          <w:rPr>
            <w:rFonts w:ascii="Times New Roman" w:eastAsia="Times New Roman" w:hAnsi="Times New Roman" w:cs="Times New Roman"/>
            <w:sz w:val="24"/>
            <w:szCs w:val="24"/>
          </w:rPr>
          <w:t xml:space="preserve">, </w:t>
        </w:r>
      </w:ins>
      <w:ins w:id="388" w:author="Achen, Aaron - NRCS, Lincoln, NE" w:date="2019-07-18T13:10:00Z">
        <w:r w:rsidR="00337DB5">
          <w:rPr>
            <w:rFonts w:ascii="Times New Roman" w:eastAsia="Times New Roman" w:hAnsi="Times New Roman" w:cs="Times New Roman"/>
            <w:sz w:val="24"/>
            <w:szCs w:val="24"/>
          </w:rPr>
          <w:t>Vistronix</w:t>
        </w:r>
      </w:ins>
    </w:p>
    <w:p w14:paraId="53F08795" w14:textId="2BD6B924"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Bob Dobos</w:t>
      </w:r>
      <w:ins w:id="389" w:author="Achen, Aaron - NRCS, Lincoln, NE" w:date="2019-07-18T12:46:00Z">
        <w:r w:rsidR="00034704">
          <w:rPr>
            <w:rFonts w:ascii="Times New Roman" w:eastAsia="Times New Roman" w:hAnsi="Times New Roman" w:cs="Times New Roman"/>
            <w:sz w:val="24"/>
            <w:szCs w:val="24"/>
          </w:rPr>
          <w:t>:</w:t>
        </w:r>
      </w:ins>
      <w:ins w:id="390" w:author="Achen, Aaron - NRCS, Lincoln, NE" w:date="2019-07-18T12:49:00Z">
        <w:r w:rsidR="00034704" w:rsidRPr="00034704">
          <w:rPr>
            <w:rFonts w:ascii="Times New Roman" w:eastAsia="Times New Roman" w:hAnsi="Times New Roman" w:cs="Times New Roman"/>
            <w:sz w:val="24"/>
            <w:szCs w:val="24"/>
          </w:rPr>
          <w:t xml:space="preserve"> </w:t>
        </w:r>
        <w:r w:rsidR="00034704">
          <w:rPr>
            <w:rFonts w:ascii="Times New Roman" w:eastAsia="Times New Roman" w:hAnsi="Times New Roman" w:cs="Times New Roman"/>
            <w:sz w:val="24"/>
            <w:szCs w:val="24"/>
          </w:rPr>
          <w:t>Soil Scientist, NRCS</w:t>
        </w:r>
      </w:ins>
    </w:p>
    <w:p w14:paraId="4D8E4F4C" w14:textId="2A6EF5CF"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Cathy Seybold</w:t>
      </w:r>
      <w:ins w:id="391" w:author="Achen, Aaron - NRCS, Lincoln, NE" w:date="2019-07-18T12:46:00Z">
        <w:r w:rsidR="00034704">
          <w:rPr>
            <w:rFonts w:ascii="Times New Roman" w:eastAsia="Times New Roman" w:hAnsi="Times New Roman" w:cs="Times New Roman"/>
            <w:sz w:val="24"/>
            <w:szCs w:val="24"/>
          </w:rPr>
          <w:t>:</w:t>
        </w:r>
      </w:ins>
      <w:ins w:id="392" w:author="Achen, Aaron - NRCS, Lincoln, NE" w:date="2019-07-18T12:49:00Z">
        <w:r w:rsidR="00034704" w:rsidRPr="00034704">
          <w:rPr>
            <w:rFonts w:ascii="Times New Roman" w:eastAsia="Times New Roman" w:hAnsi="Times New Roman" w:cs="Times New Roman"/>
            <w:sz w:val="24"/>
            <w:szCs w:val="24"/>
          </w:rPr>
          <w:t xml:space="preserve"> </w:t>
        </w:r>
        <w:r w:rsidR="00034704">
          <w:rPr>
            <w:rFonts w:ascii="Times New Roman" w:eastAsia="Times New Roman" w:hAnsi="Times New Roman" w:cs="Times New Roman"/>
            <w:sz w:val="24"/>
            <w:szCs w:val="24"/>
          </w:rPr>
          <w:t>Soil Scientist, NRCS</w:t>
        </w:r>
      </w:ins>
    </w:p>
    <w:p w14:paraId="6784ED39" w14:textId="4ED089B4"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Jeff Thomas</w:t>
      </w:r>
      <w:ins w:id="393" w:author="Achen, Aaron - NRCS, Lincoln, NE" w:date="2019-07-18T12:46:00Z">
        <w:r w:rsidR="00034704">
          <w:rPr>
            <w:rFonts w:ascii="Times New Roman" w:eastAsia="Times New Roman" w:hAnsi="Times New Roman" w:cs="Times New Roman"/>
            <w:sz w:val="24"/>
            <w:szCs w:val="24"/>
          </w:rPr>
          <w:t>:</w:t>
        </w:r>
      </w:ins>
      <w:ins w:id="394" w:author="Achen, Aaron - NRCS, Lincoln, NE" w:date="2019-07-18T12:53:00Z">
        <w:r w:rsidR="00034704" w:rsidRPr="00034704">
          <w:rPr>
            <w:rFonts w:ascii="Times New Roman" w:eastAsia="Times New Roman" w:hAnsi="Times New Roman" w:cs="Times New Roman"/>
            <w:sz w:val="24"/>
            <w:szCs w:val="24"/>
          </w:rPr>
          <w:t xml:space="preserve"> </w:t>
        </w:r>
        <w:r w:rsidR="00034704">
          <w:rPr>
            <w:rFonts w:ascii="Times New Roman" w:eastAsia="Times New Roman" w:hAnsi="Times New Roman" w:cs="Times New Roman"/>
            <w:sz w:val="24"/>
            <w:szCs w:val="24"/>
          </w:rPr>
          <w:t>Soil Scientist, NRCS</w:t>
        </w:r>
      </w:ins>
    </w:p>
    <w:p w14:paraId="718DA302" w14:textId="3A9AB5A9"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Mike Robotham</w:t>
      </w:r>
      <w:ins w:id="395" w:author="Achen, Aaron - NRCS, Lincoln, NE" w:date="2019-07-18T12:46:00Z">
        <w:r w:rsidR="00034704">
          <w:rPr>
            <w:rFonts w:ascii="Times New Roman" w:eastAsia="Times New Roman" w:hAnsi="Times New Roman" w:cs="Times New Roman"/>
            <w:sz w:val="24"/>
            <w:szCs w:val="24"/>
          </w:rPr>
          <w:t>:</w:t>
        </w:r>
      </w:ins>
      <w:ins w:id="396" w:author="Achen, Aaron - NRCS, Lincoln, NE" w:date="2019-07-18T12:54:00Z">
        <w:r w:rsidR="00034704">
          <w:rPr>
            <w:rFonts w:ascii="Times New Roman" w:eastAsia="Times New Roman" w:hAnsi="Times New Roman" w:cs="Times New Roman"/>
            <w:sz w:val="24"/>
            <w:szCs w:val="24"/>
          </w:rPr>
          <w:t xml:space="preserve"> National Leader for Technical Soil Services, NRCS</w:t>
        </w:r>
      </w:ins>
    </w:p>
    <w:p w14:paraId="61B374DE" w14:textId="239C6BD7"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Laura Morton</w:t>
      </w:r>
      <w:ins w:id="397" w:author="Achen, Aaron - NRCS, Lincoln, NE" w:date="2019-07-18T12:46:00Z">
        <w:r w:rsidR="00034704">
          <w:rPr>
            <w:rFonts w:ascii="Times New Roman" w:eastAsia="Times New Roman" w:hAnsi="Times New Roman" w:cs="Times New Roman"/>
            <w:sz w:val="24"/>
            <w:szCs w:val="24"/>
          </w:rPr>
          <w:t>:</w:t>
        </w:r>
      </w:ins>
      <w:ins w:id="398" w:author="Achen, Aaron - NRCS, Lincoln, NE" w:date="2019-07-18T12:54:00Z">
        <w:r w:rsidR="00034704">
          <w:rPr>
            <w:rFonts w:ascii="Times New Roman" w:eastAsia="Times New Roman" w:hAnsi="Times New Roman" w:cs="Times New Roman"/>
            <w:sz w:val="24"/>
            <w:szCs w:val="24"/>
          </w:rPr>
          <w:t xml:space="preserve"> Management Analyst</w:t>
        </w:r>
      </w:ins>
      <w:ins w:id="399" w:author="Achen, Aaron - NRCS, Lincoln, NE" w:date="2019-07-18T12:55:00Z">
        <w:r w:rsidR="00034704">
          <w:rPr>
            <w:rFonts w:ascii="Times New Roman" w:eastAsia="Times New Roman" w:hAnsi="Times New Roman" w:cs="Times New Roman"/>
            <w:sz w:val="24"/>
            <w:szCs w:val="24"/>
          </w:rPr>
          <w:t>, NRCS</w:t>
        </w:r>
      </w:ins>
    </w:p>
    <w:p w14:paraId="3C974D47" w14:textId="27FF2D50"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Aaron Lauster</w:t>
      </w:r>
      <w:ins w:id="400" w:author="Achen, Aaron - NRCS, Lincoln, NE" w:date="2019-07-18T12:46:00Z">
        <w:r w:rsidR="00034704">
          <w:rPr>
            <w:rFonts w:ascii="Times New Roman" w:eastAsia="Times New Roman" w:hAnsi="Times New Roman" w:cs="Times New Roman"/>
            <w:sz w:val="24"/>
            <w:szCs w:val="24"/>
          </w:rPr>
          <w:t>:</w:t>
        </w:r>
      </w:ins>
      <w:ins w:id="401" w:author="Achen, Aaron - NRCS, Lincoln, NE" w:date="2019-07-18T12:56:00Z">
        <w:r w:rsidR="00034704" w:rsidRPr="00034704">
          <w:t xml:space="preserve"> </w:t>
        </w:r>
        <w:r w:rsidR="00034704" w:rsidRPr="00034704">
          <w:rPr>
            <w:rFonts w:ascii="Times New Roman" w:eastAsia="Times New Roman" w:hAnsi="Times New Roman" w:cs="Times New Roman"/>
            <w:sz w:val="24"/>
            <w:szCs w:val="24"/>
          </w:rPr>
          <w:t>National Sustainable Agriculture Leader</w:t>
        </w:r>
        <w:r w:rsidR="00034704">
          <w:rPr>
            <w:rFonts w:ascii="Times New Roman" w:eastAsia="Times New Roman" w:hAnsi="Times New Roman" w:cs="Times New Roman"/>
            <w:sz w:val="24"/>
            <w:szCs w:val="24"/>
          </w:rPr>
          <w:t>, NRCS</w:t>
        </w:r>
      </w:ins>
    </w:p>
    <w:p w14:paraId="137C7476" w14:textId="655E5B0F"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Casey Sheley</w:t>
      </w:r>
      <w:ins w:id="402" w:author="Achen, Aaron - NRCS, Lincoln, NE" w:date="2019-07-18T12:46:00Z">
        <w:r w:rsidR="00034704">
          <w:rPr>
            <w:rFonts w:ascii="Times New Roman" w:eastAsia="Times New Roman" w:hAnsi="Times New Roman" w:cs="Times New Roman"/>
            <w:sz w:val="24"/>
            <w:szCs w:val="24"/>
          </w:rPr>
          <w:t>:</w:t>
        </w:r>
      </w:ins>
      <w:ins w:id="403" w:author="Achen, Aaron - NRCS, Lincoln, NE" w:date="2019-07-18T12:56:00Z">
        <w:r w:rsidR="000C2BF8">
          <w:rPr>
            <w:rFonts w:ascii="Times New Roman" w:eastAsia="Times New Roman" w:hAnsi="Times New Roman" w:cs="Times New Roman"/>
            <w:sz w:val="24"/>
            <w:szCs w:val="24"/>
          </w:rPr>
          <w:t xml:space="preserve"> Natural Resource Specialist, NRCS</w:t>
        </w:r>
      </w:ins>
    </w:p>
    <w:p w14:paraId="288C9A47" w14:textId="664B747A"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Eric Hesketh</w:t>
      </w:r>
      <w:ins w:id="404" w:author="Achen, Aaron - NRCS, Lincoln, NE" w:date="2019-07-18T12:46:00Z">
        <w:r w:rsidR="00034704">
          <w:rPr>
            <w:rFonts w:ascii="Times New Roman" w:eastAsia="Times New Roman" w:hAnsi="Times New Roman" w:cs="Times New Roman"/>
            <w:sz w:val="24"/>
            <w:szCs w:val="24"/>
          </w:rPr>
          <w:t>:</w:t>
        </w:r>
      </w:ins>
      <w:ins w:id="405" w:author="Achen, Aaron - NRCS, Lincoln, NE" w:date="2019-07-18T12:57: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Soil Scientist, NRCS</w:t>
        </w:r>
      </w:ins>
    </w:p>
    <w:p w14:paraId="35074D3E" w14:textId="0AF01DA8"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Greg Zwicke</w:t>
      </w:r>
      <w:ins w:id="406" w:author="Achen, Aaron - NRCS, Lincoln, NE" w:date="2019-07-18T12:46:00Z">
        <w:r w:rsidR="00034704">
          <w:rPr>
            <w:rFonts w:ascii="Times New Roman" w:eastAsia="Times New Roman" w:hAnsi="Times New Roman" w:cs="Times New Roman"/>
            <w:sz w:val="24"/>
            <w:szCs w:val="24"/>
          </w:rPr>
          <w:t>:</w:t>
        </w:r>
      </w:ins>
      <w:ins w:id="407" w:author="Achen, Aaron - NRCS, Lincoln, NE" w:date="2019-07-18T12:57:00Z">
        <w:r w:rsidR="000C2BF8">
          <w:rPr>
            <w:rFonts w:ascii="Times New Roman" w:eastAsia="Times New Roman" w:hAnsi="Times New Roman" w:cs="Times New Roman"/>
            <w:sz w:val="24"/>
            <w:szCs w:val="24"/>
          </w:rPr>
          <w:t xml:space="preserve"> Environmental Engineer, NRCS</w:t>
        </w:r>
      </w:ins>
    </w:p>
    <w:p w14:paraId="742B06E2" w14:textId="354C0BA1"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Matt Flint</w:t>
      </w:r>
      <w:ins w:id="408" w:author="Achen, Aaron - NRCS, Lincoln, NE" w:date="2019-07-18T12:46:00Z">
        <w:r w:rsidR="00034704">
          <w:rPr>
            <w:rFonts w:ascii="Times New Roman" w:eastAsia="Times New Roman" w:hAnsi="Times New Roman" w:cs="Times New Roman"/>
            <w:sz w:val="24"/>
            <w:szCs w:val="24"/>
          </w:rPr>
          <w:t>:</w:t>
        </w:r>
      </w:ins>
      <w:ins w:id="409" w:author="Achen, Aaron - NRCS, Lincoln, NE" w:date="2019-07-18T12:58: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Natural Resource Specialist, NRCS</w:t>
        </w:r>
      </w:ins>
    </w:p>
    <w:p w14:paraId="31B3F142" w14:textId="2597EF96"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Danielle Balduff</w:t>
      </w:r>
      <w:ins w:id="410" w:author="Achen, Aaron - NRCS, Lincoln, NE" w:date="2019-07-18T12:46:00Z">
        <w:r w:rsidR="00034704">
          <w:rPr>
            <w:rFonts w:ascii="Times New Roman" w:eastAsia="Times New Roman" w:hAnsi="Times New Roman" w:cs="Times New Roman"/>
            <w:sz w:val="24"/>
            <w:szCs w:val="24"/>
          </w:rPr>
          <w:t>:</w:t>
        </w:r>
      </w:ins>
      <w:ins w:id="411" w:author="Achen, Aaron - NRCS, Lincoln, NE" w:date="2019-07-18T12:58: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Natural Resource Specialist, NRCS</w:t>
        </w:r>
      </w:ins>
    </w:p>
    <w:p w14:paraId="5F3B2CD8" w14:textId="04BD1204"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Breanna Barlow</w:t>
      </w:r>
      <w:ins w:id="412" w:author="Achen, Aaron - NRCS, Lincoln, NE" w:date="2019-07-18T12:46:00Z">
        <w:r w:rsidR="00034704">
          <w:rPr>
            <w:rFonts w:ascii="Times New Roman" w:eastAsia="Times New Roman" w:hAnsi="Times New Roman" w:cs="Times New Roman"/>
            <w:sz w:val="24"/>
            <w:szCs w:val="24"/>
          </w:rPr>
          <w:t>:</w:t>
        </w:r>
      </w:ins>
      <w:ins w:id="413" w:author="Achen, Aaron - NRCS, Lincoln, NE" w:date="2019-07-18T12:58: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Management Analyst, NRCS</w:t>
        </w:r>
      </w:ins>
    </w:p>
    <w:p w14:paraId="7C343953" w14:textId="50D3EB20"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Barry Fisher</w:t>
      </w:r>
      <w:ins w:id="414" w:author="Achen, Aaron - NRCS, Lincoln, NE" w:date="2019-07-18T12:46:00Z">
        <w:r w:rsidR="00034704">
          <w:rPr>
            <w:rFonts w:ascii="Times New Roman" w:eastAsia="Times New Roman" w:hAnsi="Times New Roman" w:cs="Times New Roman"/>
            <w:sz w:val="24"/>
            <w:szCs w:val="24"/>
          </w:rPr>
          <w:t>:</w:t>
        </w:r>
      </w:ins>
      <w:ins w:id="415" w:author="Achen, Aaron - NRCS, Lincoln, NE" w:date="2019-07-18T12:59:00Z">
        <w:r w:rsidR="000C2BF8">
          <w:rPr>
            <w:rFonts w:ascii="Times New Roman" w:eastAsia="Times New Roman" w:hAnsi="Times New Roman" w:cs="Times New Roman"/>
            <w:sz w:val="24"/>
            <w:szCs w:val="24"/>
          </w:rPr>
          <w:t xml:space="preserve"> Soil Conservationist, NRCS</w:t>
        </w:r>
      </w:ins>
    </w:p>
    <w:p w14:paraId="7A8823B4" w14:textId="4FAD9936"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Robin Plummer</w:t>
      </w:r>
      <w:ins w:id="416" w:author="Achen, Aaron - NRCS, Lincoln, NE" w:date="2019-07-18T12:46:00Z">
        <w:r w:rsidR="00034704">
          <w:rPr>
            <w:rFonts w:ascii="Times New Roman" w:eastAsia="Times New Roman" w:hAnsi="Times New Roman" w:cs="Times New Roman"/>
            <w:sz w:val="24"/>
            <w:szCs w:val="24"/>
          </w:rPr>
          <w:t>:</w:t>
        </w:r>
      </w:ins>
      <w:ins w:id="417" w:author="Achen, Aaron - NRCS, Lincoln, NE" w:date="2019-07-18T12:59:00Z">
        <w:r w:rsidR="000C2BF8">
          <w:rPr>
            <w:rFonts w:ascii="Times New Roman" w:eastAsia="Times New Roman" w:hAnsi="Times New Roman" w:cs="Times New Roman"/>
            <w:sz w:val="24"/>
            <w:szCs w:val="24"/>
          </w:rPr>
          <w:t xml:space="preserve"> Developer, NRCS</w:t>
        </w:r>
      </w:ins>
    </w:p>
    <w:p w14:paraId="53CEA8A6" w14:textId="34E532E5"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commentRangeStart w:id="418"/>
      <w:r w:rsidRPr="002E5E82">
        <w:rPr>
          <w:rFonts w:ascii="Times New Roman" w:eastAsia="Times New Roman" w:hAnsi="Times New Roman" w:cs="Times New Roman"/>
          <w:sz w:val="24"/>
          <w:szCs w:val="24"/>
        </w:rPr>
        <w:t>Aaron Bustamante</w:t>
      </w:r>
      <w:commentRangeEnd w:id="418"/>
      <w:r w:rsidR="00BE1437">
        <w:rPr>
          <w:rStyle w:val="CommentReference"/>
        </w:rPr>
        <w:commentReference w:id="418"/>
      </w:r>
      <w:ins w:id="419" w:author="Achen, Aaron - NRCS, Lincoln, NE" w:date="2019-07-18T12:46:00Z">
        <w:r w:rsidR="00034704">
          <w:rPr>
            <w:rFonts w:ascii="Times New Roman" w:eastAsia="Times New Roman" w:hAnsi="Times New Roman" w:cs="Times New Roman"/>
            <w:sz w:val="24"/>
            <w:szCs w:val="24"/>
          </w:rPr>
          <w:t>:</w:t>
        </w:r>
      </w:ins>
      <w:ins w:id="420" w:author="Achen, Aaron - NRCS, Lincoln, NE" w:date="2019-07-18T13:00:00Z">
        <w:r w:rsidR="000C2BF8" w:rsidRPr="000C2BF8">
          <w:rPr>
            <w:rFonts w:ascii="Times New Roman" w:eastAsia="Times New Roman" w:hAnsi="Times New Roman" w:cs="Times New Roman"/>
            <w:sz w:val="24"/>
            <w:szCs w:val="24"/>
          </w:rPr>
          <w:t xml:space="preserve"> </w:t>
        </w:r>
      </w:ins>
    </w:p>
    <w:p w14:paraId="3A28D6AD" w14:textId="5A31F849"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Pam Thomas</w:t>
      </w:r>
      <w:ins w:id="421" w:author="Achen, Aaron - NRCS, Lincoln, NE" w:date="2019-07-18T12:46:00Z">
        <w:r w:rsidR="00034704">
          <w:rPr>
            <w:rFonts w:ascii="Times New Roman" w:eastAsia="Times New Roman" w:hAnsi="Times New Roman" w:cs="Times New Roman"/>
            <w:sz w:val="24"/>
            <w:szCs w:val="24"/>
          </w:rPr>
          <w:t>:</w:t>
        </w:r>
      </w:ins>
      <w:ins w:id="422" w:author="Achen, Aaron - NRCS, Lincoln, NE" w:date="2019-07-18T13:00:00Z">
        <w:r w:rsidR="000C2BF8">
          <w:rPr>
            <w:rFonts w:ascii="Times New Roman" w:eastAsia="Times New Roman" w:hAnsi="Times New Roman" w:cs="Times New Roman"/>
            <w:sz w:val="24"/>
            <w:szCs w:val="24"/>
          </w:rPr>
          <w:t xml:space="preserve"> A</w:t>
        </w:r>
      </w:ins>
      <w:ins w:id="423" w:author="Achen, Aaron - NRCS, Lincoln, NE" w:date="2019-07-18T13:01:00Z">
        <w:r w:rsidR="000C2BF8">
          <w:rPr>
            <w:rFonts w:ascii="Times New Roman" w:eastAsia="Times New Roman" w:hAnsi="Times New Roman" w:cs="Times New Roman"/>
            <w:sz w:val="24"/>
            <w:szCs w:val="24"/>
          </w:rPr>
          <w:t>ssociate Director</w:t>
        </w:r>
        <w:r w:rsidR="000C2BF8" w:rsidRPr="000C2BF8">
          <w:t xml:space="preserve"> </w:t>
        </w:r>
        <w:r w:rsidR="000C2BF8" w:rsidRPr="000C2BF8">
          <w:rPr>
            <w:rFonts w:ascii="Times New Roman" w:eastAsia="Times New Roman" w:hAnsi="Times New Roman" w:cs="Times New Roman"/>
            <w:sz w:val="24"/>
            <w:szCs w:val="24"/>
          </w:rPr>
          <w:t>of Soil Survey Programs</w:t>
        </w:r>
        <w:r w:rsidR="000C2BF8">
          <w:rPr>
            <w:rFonts w:ascii="Times New Roman" w:eastAsia="Times New Roman" w:hAnsi="Times New Roman" w:cs="Times New Roman"/>
            <w:sz w:val="24"/>
            <w:szCs w:val="24"/>
          </w:rPr>
          <w:t>, NRCS</w:t>
        </w:r>
      </w:ins>
    </w:p>
    <w:p w14:paraId="4BC073AD" w14:textId="77777777" w:rsidR="002E5E82" w:rsidRPr="002E5E82" w:rsidRDefault="002E5E82" w:rsidP="002E5E82">
      <w:pPr>
        <w:spacing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i/>
          <w:iCs/>
          <w:sz w:val="24"/>
          <w:szCs w:val="24"/>
        </w:rPr>
        <w:t>With support from the Resource Concern Team and Workgroups.</w:t>
      </w:r>
    </w:p>
    <w:p w14:paraId="3122A2F8" w14:textId="77777777" w:rsidR="00F3603D" w:rsidRPr="0049002F" w:rsidRDefault="00D8695C" w:rsidP="002E5E82">
      <w:hyperlink r:id="rId55" w:history="1">
        <w:r w:rsidR="002E5E82" w:rsidRPr="002E5E82">
          <w:rPr>
            <w:rFonts w:ascii="Times New Roman" w:eastAsia="Times New Roman" w:hAnsi="Times New Roman" w:cs="Times New Roman"/>
            <w:b/>
            <w:bCs/>
            <w:color w:val="1E6BB8"/>
            <w:sz w:val="24"/>
            <w:szCs w:val="24"/>
          </w:rPr>
          <w:t>CART</w:t>
        </w:r>
      </w:hyperlink>
      <w:r w:rsidR="002E5E82" w:rsidRPr="002E5E82">
        <w:rPr>
          <w:rFonts w:ascii="Times New Roman" w:eastAsia="Times New Roman" w:hAnsi="Times New Roman" w:cs="Times New Roman"/>
          <w:b/>
          <w:bCs/>
          <w:sz w:val="24"/>
          <w:szCs w:val="24"/>
        </w:rPr>
        <w:t> is maintained by </w:t>
      </w:r>
      <w:hyperlink r:id="rId56" w:history="1">
        <w:r w:rsidR="002E5E82" w:rsidRPr="002E5E82">
          <w:rPr>
            <w:rFonts w:ascii="Times New Roman" w:eastAsia="Times New Roman" w:hAnsi="Times New Roman" w:cs="Times New Roman"/>
            <w:b/>
            <w:bCs/>
            <w:color w:val="1E6BB8"/>
            <w:sz w:val="24"/>
            <w:szCs w:val="24"/>
          </w:rPr>
          <w:t>jneme910</w:t>
        </w:r>
      </w:hyperlink>
      <w:r w:rsidR="002E5E82" w:rsidRPr="002E5E82">
        <w:rPr>
          <w:rFonts w:ascii="Times New Roman" w:eastAsia="Times New Roman" w:hAnsi="Times New Roman" w:cs="Times New Roman"/>
          <w:b/>
          <w:bCs/>
          <w:sz w:val="24"/>
          <w:szCs w:val="24"/>
        </w:rPr>
        <w:t>.</w:t>
      </w:r>
      <w:r w:rsidR="002E5E82" w:rsidRPr="002E5E82">
        <w:rPr>
          <w:rFonts w:ascii="Times New Roman" w:eastAsia="Times New Roman" w:hAnsi="Times New Roman" w:cs="Times New Roman"/>
          <w:color w:val="819198"/>
          <w:sz w:val="24"/>
          <w:szCs w:val="24"/>
        </w:rPr>
        <w:t>This page was generated by </w:t>
      </w:r>
      <w:hyperlink r:id="rId57" w:history="1">
        <w:r w:rsidR="002E5E82" w:rsidRPr="002E5E82">
          <w:rPr>
            <w:rFonts w:ascii="Times New Roman" w:eastAsia="Times New Roman" w:hAnsi="Times New Roman" w:cs="Times New Roman"/>
            <w:color w:val="1E6BB8"/>
            <w:sz w:val="24"/>
            <w:szCs w:val="24"/>
          </w:rPr>
          <w:t>GitHub Pages</w:t>
        </w:r>
      </w:hyperlink>
      <w:r w:rsidR="002E5E82" w:rsidRPr="002E5E82">
        <w:rPr>
          <w:rFonts w:ascii="Times New Roman" w:eastAsia="Times New Roman" w:hAnsi="Times New Roman" w:cs="Times New Roman"/>
          <w:color w:val="819198"/>
          <w:sz w:val="24"/>
          <w:szCs w:val="24"/>
        </w:rPr>
        <w:t>.</w:t>
      </w:r>
    </w:p>
    <w:sectPr w:rsidR="00F3603D" w:rsidRPr="0049002F" w:rsidSect="00B96C79">
      <w:footerReference w:type="default" r:id="rId58"/>
      <w:type w:val="continuous"/>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chen, Aaron - NRCS, Lincoln, NE" w:date="2019-08-06T10:17:00Z" w:initials="AA-NLN">
    <w:p w14:paraId="1EC18350" w14:textId="4AAB8926" w:rsidR="00457F7B" w:rsidRDefault="0002080E">
      <w:pPr>
        <w:pStyle w:val="CommentText"/>
      </w:pPr>
      <w:r>
        <w:rPr>
          <w:rStyle w:val="CommentReference"/>
        </w:rPr>
        <w:annotationRef/>
      </w:r>
      <w:r>
        <w:t xml:space="preserve">I added </w:t>
      </w:r>
      <w:r w:rsidR="00582A4D">
        <w:t>this</w:t>
      </w:r>
      <w:r>
        <w:t xml:space="preserve"> table of contents to make it easier to see the structure.  </w:t>
      </w:r>
      <w:r w:rsidR="00263701">
        <w:t xml:space="preserve">If you are satisfied with the arrangement of the headings, you can delete </w:t>
      </w:r>
      <w:r w:rsidR="00582A4D">
        <w:t>it</w:t>
      </w:r>
      <w:r w:rsidR="00263701">
        <w:t>.</w:t>
      </w:r>
    </w:p>
  </w:comment>
  <w:comment w:id="24" w:author="Achen, Aaron - NRCS, Lincoln, NE" w:date="2019-07-18T09:14:00Z" w:initials="AA-NLN">
    <w:p w14:paraId="74109346" w14:textId="77777777" w:rsidR="007E57CC" w:rsidRDefault="007E57CC">
      <w:pPr>
        <w:pStyle w:val="CommentText"/>
      </w:pPr>
      <w:r>
        <w:rPr>
          <w:rStyle w:val="CommentReference"/>
        </w:rPr>
        <w:annotationRef/>
      </w:r>
      <w:r>
        <w:rPr>
          <w:noProof/>
        </w:rPr>
        <w:t>Are the concerns based on site characteristic, or are the thresholds?</w:t>
      </w:r>
    </w:p>
  </w:comment>
  <w:comment w:id="60" w:author="Achen, Aaron - NRCS, Lincoln, NE" w:date="2019-08-06T10:20:00Z" w:initials="AA-NLN">
    <w:p w14:paraId="7972698A" w14:textId="53422AA1" w:rsidR="0002080E" w:rsidRDefault="0002080E">
      <w:pPr>
        <w:pStyle w:val="CommentText"/>
      </w:pPr>
      <w:r>
        <w:rPr>
          <w:rStyle w:val="CommentReference"/>
        </w:rPr>
        <w:annotationRef/>
      </w:r>
      <w:r>
        <w:t>It would be good to add a sentence here that explains how the scores and thresholds would be used.  For example, “Thus, the score indicates which conservation practices can have the greatest impact,” or “The scores can then be used to determine if the site is eligible for funding assistance,” or whatever is actually true.</w:t>
      </w:r>
    </w:p>
  </w:comment>
  <w:comment w:id="227" w:author="Achen, Aaron - NRCS, Lincoln, NE" w:date="2019-08-06T10:25:00Z" w:initials="AA-NLN">
    <w:p w14:paraId="58143045" w14:textId="17D5C5B0" w:rsidR="00BE1437" w:rsidRDefault="00BE1437">
      <w:pPr>
        <w:pStyle w:val="CommentText"/>
      </w:pPr>
      <w:r>
        <w:rPr>
          <w:rStyle w:val="CommentReference"/>
        </w:rPr>
        <w:annotationRef/>
      </w:r>
      <w:r>
        <w:t>Please add a caption.</w:t>
      </w:r>
    </w:p>
  </w:comment>
  <w:comment w:id="300" w:author="Achen, Aaron - NRCS, Lincoln, NE" w:date="2019-07-18T16:12:00Z" w:initials="AA-NLN">
    <w:p w14:paraId="02D34617" w14:textId="06998CB3" w:rsidR="007E57CC" w:rsidRDefault="007E57CC">
      <w:pPr>
        <w:pStyle w:val="CommentText"/>
      </w:pPr>
      <w:r>
        <w:rPr>
          <w:rStyle w:val="CommentReference"/>
        </w:rPr>
        <w:annotationRef/>
      </w:r>
      <w:r>
        <w:rPr>
          <w:noProof/>
        </w:rPr>
        <w:t>Why is this important?</w:t>
      </w:r>
    </w:p>
  </w:comment>
  <w:comment w:id="418" w:author="Achen, Aaron - NRCS, Lincoln, NE" w:date="2019-08-06T10:29:00Z" w:initials="AA-NLN">
    <w:p w14:paraId="31416644" w14:textId="143CD227" w:rsidR="00BE1437" w:rsidRDefault="00BE1437">
      <w:pPr>
        <w:pStyle w:val="CommentText"/>
      </w:pPr>
      <w:r>
        <w:rPr>
          <w:rStyle w:val="CommentReference"/>
        </w:rPr>
        <w:annotationRef/>
      </w:r>
      <w:r>
        <w:rPr>
          <w:rStyle w:val="CommentReference"/>
        </w:rPr>
        <w:t>Please provide a title and association.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C18350" w15:done="0"/>
  <w15:commentEx w15:paraId="74109346" w15:done="0"/>
  <w15:commentEx w15:paraId="7972698A" w15:done="0"/>
  <w15:commentEx w15:paraId="58143045" w15:done="0"/>
  <w15:commentEx w15:paraId="02D34617" w15:done="0"/>
  <w15:commentEx w15:paraId="314166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C18350" w16cid:durableId="20F3D242"/>
  <w16cid:commentId w16cid:paraId="74109346" w16cid:durableId="20DAB6E1"/>
  <w16cid:commentId w16cid:paraId="7972698A" w16cid:durableId="20F3D2E6"/>
  <w16cid:commentId w16cid:paraId="58143045" w16cid:durableId="20F3D407"/>
  <w16cid:commentId w16cid:paraId="02D34617" w16cid:durableId="20DB18D9"/>
  <w16cid:commentId w16cid:paraId="31416644" w16cid:durableId="20F3D5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5F75E" w14:textId="77777777" w:rsidR="00D8695C" w:rsidRDefault="00D8695C" w:rsidP="0040034E">
      <w:pPr>
        <w:spacing w:after="0" w:line="240" w:lineRule="auto"/>
      </w:pPr>
      <w:r>
        <w:separator/>
      </w:r>
    </w:p>
  </w:endnote>
  <w:endnote w:type="continuationSeparator" w:id="0">
    <w:p w14:paraId="36A3A2D4" w14:textId="77777777" w:rsidR="00D8695C" w:rsidRDefault="00D8695C" w:rsidP="00400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D8AB" w14:textId="77777777" w:rsidR="007E57CC" w:rsidRDefault="007E5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C38E5" w14:textId="77777777" w:rsidR="00D8695C" w:rsidRDefault="00D8695C" w:rsidP="0040034E">
      <w:pPr>
        <w:spacing w:after="0" w:line="240" w:lineRule="auto"/>
      </w:pPr>
      <w:r>
        <w:separator/>
      </w:r>
    </w:p>
  </w:footnote>
  <w:footnote w:type="continuationSeparator" w:id="0">
    <w:p w14:paraId="49FAFF20" w14:textId="77777777" w:rsidR="00D8695C" w:rsidRDefault="00D8695C" w:rsidP="00400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630"/>
    <w:multiLevelType w:val="multilevel"/>
    <w:tmpl w:val="E9AE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2D40"/>
    <w:multiLevelType w:val="hybridMultilevel"/>
    <w:tmpl w:val="D6BA3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207980"/>
    <w:multiLevelType w:val="hybridMultilevel"/>
    <w:tmpl w:val="D92C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3532B"/>
    <w:multiLevelType w:val="hybridMultilevel"/>
    <w:tmpl w:val="C936C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3EE08C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BB2707"/>
    <w:multiLevelType w:val="multilevel"/>
    <w:tmpl w:val="D5ACD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B4F0A"/>
    <w:multiLevelType w:val="hybridMultilevel"/>
    <w:tmpl w:val="EFA4F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46F5B"/>
    <w:multiLevelType w:val="multilevel"/>
    <w:tmpl w:val="AD9E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6626B8"/>
    <w:multiLevelType w:val="hybridMultilevel"/>
    <w:tmpl w:val="227E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41141"/>
    <w:multiLevelType w:val="multilevel"/>
    <w:tmpl w:val="194C0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D1D4E"/>
    <w:multiLevelType w:val="hybridMultilevel"/>
    <w:tmpl w:val="D2D60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10ADF"/>
    <w:multiLevelType w:val="hybridMultilevel"/>
    <w:tmpl w:val="5754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66643"/>
    <w:multiLevelType w:val="hybridMultilevel"/>
    <w:tmpl w:val="C83C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82A7E"/>
    <w:multiLevelType w:val="hybridMultilevel"/>
    <w:tmpl w:val="B91CD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220E4"/>
    <w:multiLevelType w:val="hybridMultilevel"/>
    <w:tmpl w:val="F49A7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EC20A7"/>
    <w:multiLevelType w:val="hybridMultilevel"/>
    <w:tmpl w:val="E28CA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30543A7A"/>
    <w:multiLevelType w:val="hybridMultilevel"/>
    <w:tmpl w:val="3FAC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B3A6C"/>
    <w:multiLevelType w:val="hybridMultilevel"/>
    <w:tmpl w:val="1F324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3ED3847"/>
    <w:multiLevelType w:val="hybridMultilevel"/>
    <w:tmpl w:val="8A20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D172F"/>
    <w:multiLevelType w:val="multilevel"/>
    <w:tmpl w:val="26EED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ED3325"/>
    <w:multiLevelType w:val="hybridMultilevel"/>
    <w:tmpl w:val="80522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52138"/>
    <w:multiLevelType w:val="hybridMultilevel"/>
    <w:tmpl w:val="36E6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67A30"/>
    <w:multiLevelType w:val="hybridMultilevel"/>
    <w:tmpl w:val="95229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C90631"/>
    <w:multiLevelType w:val="hybridMultilevel"/>
    <w:tmpl w:val="84287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A73284"/>
    <w:multiLevelType w:val="hybridMultilevel"/>
    <w:tmpl w:val="6254B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82611"/>
    <w:multiLevelType w:val="hybridMultilevel"/>
    <w:tmpl w:val="15B06A88"/>
    <w:lvl w:ilvl="0" w:tplc="04090001">
      <w:start w:val="1"/>
      <w:numFmt w:val="bullet"/>
      <w:lvlText w:val=""/>
      <w:lvlJc w:val="left"/>
      <w:pPr>
        <w:ind w:left="2610" w:hanging="360"/>
      </w:pPr>
      <w:rPr>
        <w:rFonts w:ascii="Symbol" w:hAnsi="Symbol" w:hint="default"/>
      </w:rPr>
    </w:lvl>
    <w:lvl w:ilvl="1" w:tplc="04090003">
      <w:start w:val="1"/>
      <w:numFmt w:val="bullet"/>
      <w:lvlText w:val="o"/>
      <w:lvlJc w:val="left"/>
      <w:pPr>
        <w:ind w:left="3330" w:hanging="360"/>
      </w:pPr>
      <w:rPr>
        <w:rFonts w:ascii="Courier New" w:hAnsi="Courier New" w:cs="Courier New" w:hint="default"/>
      </w:rPr>
    </w:lvl>
    <w:lvl w:ilvl="2" w:tplc="04090005">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start w:val="1"/>
      <w:numFmt w:val="bullet"/>
      <w:lvlText w:val="o"/>
      <w:lvlJc w:val="left"/>
      <w:pPr>
        <w:ind w:left="5490" w:hanging="360"/>
      </w:pPr>
      <w:rPr>
        <w:rFonts w:ascii="Courier New" w:hAnsi="Courier New" w:cs="Courier New" w:hint="default"/>
      </w:rPr>
    </w:lvl>
    <w:lvl w:ilvl="5" w:tplc="04090005">
      <w:start w:val="1"/>
      <w:numFmt w:val="bullet"/>
      <w:lvlText w:val=""/>
      <w:lvlJc w:val="left"/>
      <w:pPr>
        <w:ind w:left="6210" w:hanging="360"/>
      </w:pPr>
      <w:rPr>
        <w:rFonts w:ascii="Wingdings" w:hAnsi="Wingdings" w:hint="default"/>
      </w:rPr>
    </w:lvl>
    <w:lvl w:ilvl="6" w:tplc="04090001">
      <w:start w:val="1"/>
      <w:numFmt w:val="bullet"/>
      <w:lvlText w:val=""/>
      <w:lvlJc w:val="left"/>
      <w:pPr>
        <w:ind w:left="6930" w:hanging="360"/>
      </w:pPr>
      <w:rPr>
        <w:rFonts w:ascii="Symbol" w:hAnsi="Symbol" w:hint="default"/>
      </w:rPr>
    </w:lvl>
    <w:lvl w:ilvl="7" w:tplc="04090003">
      <w:start w:val="1"/>
      <w:numFmt w:val="bullet"/>
      <w:lvlText w:val="o"/>
      <w:lvlJc w:val="left"/>
      <w:pPr>
        <w:ind w:left="7650" w:hanging="360"/>
      </w:pPr>
      <w:rPr>
        <w:rFonts w:ascii="Courier New" w:hAnsi="Courier New" w:cs="Courier New" w:hint="default"/>
      </w:rPr>
    </w:lvl>
    <w:lvl w:ilvl="8" w:tplc="04090005">
      <w:start w:val="1"/>
      <w:numFmt w:val="bullet"/>
      <w:lvlText w:val=""/>
      <w:lvlJc w:val="left"/>
      <w:pPr>
        <w:ind w:left="8370" w:hanging="360"/>
      </w:pPr>
      <w:rPr>
        <w:rFonts w:ascii="Wingdings" w:hAnsi="Wingdings" w:hint="default"/>
      </w:rPr>
    </w:lvl>
  </w:abstractNum>
  <w:abstractNum w:abstractNumId="26" w15:restartNumberingAfterBreak="0">
    <w:nsid w:val="6403074F"/>
    <w:multiLevelType w:val="multilevel"/>
    <w:tmpl w:val="0204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041538"/>
    <w:multiLevelType w:val="hybridMultilevel"/>
    <w:tmpl w:val="6E0E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033DC6"/>
    <w:multiLevelType w:val="multilevel"/>
    <w:tmpl w:val="2CBC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4"/>
  </w:num>
  <w:num w:numId="3">
    <w:abstractNumId w:val="10"/>
  </w:num>
  <w:num w:numId="4">
    <w:abstractNumId w:val="14"/>
  </w:num>
  <w:num w:numId="5">
    <w:abstractNumId w:val="18"/>
  </w:num>
  <w:num w:numId="6">
    <w:abstractNumId w:val="8"/>
  </w:num>
  <w:num w:numId="7">
    <w:abstractNumId w:val="27"/>
  </w:num>
  <w:num w:numId="8">
    <w:abstractNumId w:val="22"/>
  </w:num>
  <w:num w:numId="9">
    <w:abstractNumId w:val="23"/>
  </w:num>
  <w:num w:numId="10">
    <w:abstractNumId w:val="11"/>
  </w:num>
  <w:num w:numId="11">
    <w:abstractNumId w:val="21"/>
  </w:num>
  <w:num w:numId="12">
    <w:abstractNumId w:val="3"/>
  </w:num>
  <w:num w:numId="13">
    <w:abstractNumId w:val="16"/>
  </w:num>
  <w:num w:numId="14">
    <w:abstractNumId w:val="12"/>
  </w:num>
  <w:num w:numId="15">
    <w:abstractNumId w:val="2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0"/>
  </w:num>
  <w:num w:numId="19">
    <w:abstractNumId w:val="24"/>
  </w:num>
  <w:num w:numId="20">
    <w:abstractNumId w:val="6"/>
  </w:num>
  <w:num w:numId="21">
    <w:abstractNumId w:val="2"/>
  </w:num>
  <w:num w:numId="22">
    <w:abstractNumId w:val="13"/>
  </w:num>
  <w:num w:numId="23">
    <w:abstractNumId w:val="17"/>
  </w:num>
  <w:num w:numId="24">
    <w:abstractNumId w:val="9"/>
  </w:num>
  <w:num w:numId="25">
    <w:abstractNumId w:val="5"/>
  </w:num>
  <w:num w:numId="26">
    <w:abstractNumId w:val="19"/>
  </w:num>
  <w:num w:numId="27">
    <w:abstractNumId w:val="0"/>
  </w:num>
  <w:num w:numId="28">
    <w:abstractNumId w:val="28"/>
  </w:num>
  <w:num w:numId="29">
    <w:abstractNumId w:val="26"/>
  </w:num>
  <w:num w:numId="30">
    <w:abstractNumId w:val="7"/>
  </w:num>
  <w:num w:numId="31">
    <w:abstractNumId w:val="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hen, Aaron - NRCS, Lincoln, NE">
    <w15:presenceInfo w15:providerId="None" w15:userId="Achen, Aaron - NRCS, Lincoln, 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E82"/>
    <w:rsid w:val="0002080E"/>
    <w:rsid w:val="00023322"/>
    <w:rsid w:val="00034704"/>
    <w:rsid w:val="00036E00"/>
    <w:rsid w:val="000777CF"/>
    <w:rsid w:val="000801EA"/>
    <w:rsid w:val="0008703F"/>
    <w:rsid w:val="00090ED5"/>
    <w:rsid w:val="000A14A7"/>
    <w:rsid w:val="000A4337"/>
    <w:rsid w:val="000B131B"/>
    <w:rsid w:val="000B2577"/>
    <w:rsid w:val="000B35FA"/>
    <w:rsid w:val="000B783B"/>
    <w:rsid w:val="000C1D5B"/>
    <w:rsid w:val="000C2BF8"/>
    <w:rsid w:val="000C3688"/>
    <w:rsid w:val="000D454F"/>
    <w:rsid w:val="000D52DA"/>
    <w:rsid w:val="000E1147"/>
    <w:rsid w:val="00105925"/>
    <w:rsid w:val="00113826"/>
    <w:rsid w:val="00116A24"/>
    <w:rsid w:val="00122933"/>
    <w:rsid w:val="001463C3"/>
    <w:rsid w:val="00150362"/>
    <w:rsid w:val="001537F9"/>
    <w:rsid w:val="00154F6E"/>
    <w:rsid w:val="001552A9"/>
    <w:rsid w:val="0016047D"/>
    <w:rsid w:val="001618B8"/>
    <w:rsid w:val="00171627"/>
    <w:rsid w:val="0017173F"/>
    <w:rsid w:val="00176EBF"/>
    <w:rsid w:val="00194D46"/>
    <w:rsid w:val="00196A54"/>
    <w:rsid w:val="001A141C"/>
    <w:rsid w:val="001C23E9"/>
    <w:rsid w:val="001C3ACE"/>
    <w:rsid w:val="001C741F"/>
    <w:rsid w:val="001D0472"/>
    <w:rsid w:val="001E6429"/>
    <w:rsid w:val="001E7DE3"/>
    <w:rsid w:val="001F0C5C"/>
    <w:rsid w:val="002100BA"/>
    <w:rsid w:val="00211B37"/>
    <w:rsid w:val="002175D6"/>
    <w:rsid w:val="00224B78"/>
    <w:rsid w:val="00226DC0"/>
    <w:rsid w:val="002463C9"/>
    <w:rsid w:val="00246C85"/>
    <w:rsid w:val="0026196D"/>
    <w:rsid w:val="00263701"/>
    <w:rsid w:val="00276435"/>
    <w:rsid w:val="00292A5A"/>
    <w:rsid w:val="002A4015"/>
    <w:rsid w:val="002A4D97"/>
    <w:rsid w:val="002A6CBF"/>
    <w:rsid w:val="002B30E8"/>
    <w:rsid w:val="002C27EA"/>
    <w:rsid w:val="002C6903"/>
    <w:rsid w:val="002E5E82"/>
    <w:rsid w:val="002F1C00"/>
    <w:rsid w:val="002F5D86"/>
    <w:rsid w:val="003123C2"/>
    <w:rsid w:val="00316E4F"/>
    <w:rsid w:val="00320492"/>
    <w:rsid w:val="00324F14"/>
    <w:rsid w:val="0033245F"/>
    <w:rsid w:val="003353A4"/>
    <w:rsid w:val="00337AD5"/>
    <w:rsid w:val="00337DB5"/>
    <w:rsid w:val="0034651B"/>
    <w:rsid w:val="003475BE"/>
    <w:rsid w:val="003526CF"/>
    <w:rsid w:val="003540B8"/>
    <w:rsid w:val="003615C3"/>
    <w:rsid w:val="00367E5F"/>
    <w:rsid w:val="00373064"/>
    <w:rsid w:val="00377047"/>
    <w:rsid w:val="00380FEE"/>
    <w:rsid w:val="00391452"/>
    <w:rsid w:val="003939A3"/>
    <w:rsid w:val="003A1084"/>
    <w:rsid w:val="003A4F98"/>
    <w:rsid w:val="003A54AF"/>
    <w:rsid w:val="003C7113"/>
    <w:rsid w:val="003D1AA8"/>
    <w:rsid w:val="003D5C85"/>
    <w:rsid w:val="003E3F93"/>
    <w:rsid w:val="003F6275"/>
    <w:rsid w:val="003F7B39"/>
    <w:rsid w:val="0040034E"/>
    <w:rsid w:val="00405E4C"/>
    <w:rsid w:val="00406574"/>
    <w:rsid w:val="004106B2"/>
    <w:rsid w:val="0042058F"/>
    <w:rsid w:val="00422474"/>
    <w:rsid w:val="004224AD"/>
    <w:rsid w:val="0042385F"/>
    <w:rsid w:val="00426387"/>
    <w:rsid w:val="004424EB"/>
    <w:rsid w:val="00454F6C"/>
    <w:rsid w:val="0045554B"/>
    <w:rsid w:val="00457F7B"/>
    <w:rsid w:val="00461A17"/>
    <w:rsid w:val="00476BF1"/>
    <w:rsid w:val="00482D38"/>
    <w:rsid w:val="00485D78"/>
    <w:rsid w:val="00485DEE"/>
    <w:rsid w:val="0049002F"/>
    <w:rsid w:val="004B3F12"/>
    <w:rsid w:val="004B494E"/>
    <w:rsid w:val="004C3B6E"/>
    <w:rsid w:val="004D1A33"/>
    <w:rsid w:val="004D635A"/>
    <w:rsid w:val="004E1E8A"/>
    <w:rsid w:val="004E3864"/>
    <w:rsid w:val="004E7988"/>
    <w:rsid w:val="004F03B3"/>
    <w:rsid w:val="004F6AE5"/>
    <w:rsid w:val="004F75A1"/>
    <w:rsid w:val="00502412"/>
    <w:rsid w:val="00502705"/>
    <w:rsid w:val="00503573"/>
    <w:rsid w:val="005076BF"/>
    <w:rsid w:val="00534941"/>
    <w:rsid w:val="00545245"/>
    <w:rsid w:val="00562131"/>
    <w:rsid w:val="005674B1"/>
    <w:rsid w:val="00572829"/>
    <w:rsid w:val="005736B2"/>
    <w:rsid w:val="00573962"/>
    <w:rsid w:val="00574FE3"/>
    <w:rsid w:val="00582A4D"/>
    <w:rsid w:val="00582F2D"/>
    <w:rsid w:val="005839DE"/>
    <w:rsid w:val="00587C1F"/>
    <w:rsid w:val="00590C34"/>
    <w:rsid w:val="00593072"/>
    <w:rsid w:val="00593902"/>
    <w:rsid w:val="005A19B9"/>
    <w:rsid w:val="005A4541"/>
    <w:rsid w:val="005A6F0A"/>
    <w:rsid w:val="005B70B5"/>
    <w:rsid w:val="005D09BE"/>
    <w:rsid w:val="005D363A"/>
    <w:rsid w:val="005D4721"/>
    <w:rsid w:val="005E5999"/>
    <w:rsid w:val="005E7C5A"/>
    <w:rsid w:val="005F720A"/>
    <w:rsid w:val="006003D2"/>
    <w:rsid w:val="0060362E"/>
    <w:rsid w:val="00625F71"/>
    <w:rsid w:val="00627568"/>
    <w:rsid w:val="00655D56"/>
    <w:rsid w:val="00666EC1"/>
    <w:rsid w:val="00670123"/>
    <w:rsid w:val="00672D66"/>
    <w:rsid w:val="00673991"/>
    <w:rsid w:val="006808D3"/>
    <w:rsid w:val="00686626"/>
    <w:rsid w:val="00696576"/>
    <w:rsid w:val="006A1D73"/>
    <w:rsid w:val="006A4A23"/>
    <w:rsid w:val="006A7814"/>
    <w:rsid w:val="006B0EAE"/>
    <w:rsid w:val="006C151A"/>
    <w:rsid w:val="006D097D"/>
    <w:rsid w:val="006E5DD8"/>
    <w:rsid w:val="006F2A1C"/>
    <w:rsid w:val="00704C8A"/>
    <w:rsid w:val="007050B1"/>
    <w:rsid w:val="007055A3"/>
    <w:rsid w:val="00720215"/>
    <w:rsid w:val="00724B10"/>
    <w:rsid w:val="00726123"/>
    <w:rsid w:val="0072619E"/>
    <w:rsid w:val="007263AC"/>
    <w:rsid w:val="00726541"/>
    <w:rsid w:val="00733F91"/>
    <w:rsid w:val="00744CCF"/>
    <w:rsid w:val="00750F65"/>
    <w:rsid w:val="00753D97"/>
    <w:rsid w:val="007612BC"/>
    <w:rsid w:val="0077255C"/>
    <w:rsid w:val="00772628"/>
    <w:rsid w:val="00775AD4"/>
    <w:rsid w:val="007A51FE"/>
    <w:rsid w:val="007B3F13"/>
    <w:rsid w:val="007C7FD3"/>
    <w:rsid w:val="007E57CC"/>
    <w:rsid w:val="007F56C6"/>
    <w:rsid w:val="007F7CA1"/>
    <w:rsid w:val="0080206D"/>
    <w:rsid w:val="00802538"/>
    <w:rsid w:val="008115D5"/>
    <w:rsid w:val="008209E0"/>
    <w:rsid w:val="00821EEE"/>
    <w:rsid w:val="00825B82"/>
    <w:rsid w:val="0082612C"/>
    <w:rsid w:val="008345F3"/>
    <w:rsid w:val="00847D77"/>
    <w:rsid w:val="00856657"/>
    <w:rsid w:val="00856DD3"/>
    <w:rsid w:val="0086160D"/>
    <w:rsid w:val="008819BB"/>
    <w:rsid w:val="00887A52"/>
    <w:rsid w:val="008950FC"/>
    <w:rsid w:val="008A19F3"/>
    <w:rsid w:val="008A51D0"/>
    <w:rsid w:val="008C077E"/>
    <w:rsid w:val="008C1B2A"/>
    <w:rsid w:val="008C5848"/>
    <w:rsid w:val="008D1A69"/>
    <w:rsid w:val="008D5FFA"/>
    <w:rsid w:val="008E0E1B"/>
    <w:rsid w:val="008E1637"/>
    <w:rsid w:val="008E7D6A"/>
    <w:rsid w:val="008F4FC7"/>
    <w:rsid w:val="00902293"/>
    <w:rsid w:val="0090520F"/>
    <w:rsid w:val="00911732"/>
    <w:rsid w:val="00916E62"/>
    <w:rsid w:val="00923C04"/>
    <w:rsid w:val="009346DA"/>
    <w:rsid w:val="009418FD"/>
    <w:rsid w:val="00946102"/>
    <w:rsid w:val="00952FB1"/>
    <w:rsid w:val="00957C10"/>
    <w:rsid w:val="009654C1"/>
    <w:rsid w:val="009751D4"/>
    <w:rsid w:val="00976D48"/>
    <w:rsid w:val="00980797"/>
    <w:rsid w:val="00984D06"/>
    <w:rsid w:val="00984EC3"/>
    <w:rsid w:val="009859C5"/>
    <w:rsid w:val="0099111A"/>
    <w:rsid w:val="009A2CD9"/>
    <w:rsid w:val="009A6DD9"/>
    <w:rsid w:val="009D5CD5"/>
    <w:rsid w:val="009E27DF"/>
    <w:rsid w:val="009E2ED8"/>
    <w:rsid w:val="009E6F4A"/>
    <w:rsid w:val="009E7ABC"/>
    <w:rsid w:val="00A00E90"/>
    <w:rsid w:val="00A03F47"/>
    <w:rsid w:val="00A060AB"/>
    <w:rsid w:val="00A13147"/>
    <w:rsid w:val="00A21279"/>
    <w:rsid w:val="00A26323"/>
    <w:rsid w:val="00A26DCD"/>
    <w:rsid w:val="00A26F84"/>
    <w:rsid w:val="00A330F5"/>
    <w:rsid w:val="00A33873"/>
    <w:rsid w:val="00A37DD5"/>
    <w:rsid w:val="00A4043D"/>
    <w:rsid w:val="00A5232D"/>
    <w:rsid w:val="00A52AD6"/>
    <w:rsid w:val="00A62356"/>
    <w:rsid w:val="00A66B05"/>
    <w:rsid w:val="00A745D1"/>
    <w:rsid w:val="00A9021A"/>
    <w:rsid w:val="00AB05FD"/>
    <w:rsid w:val="00AC237E"/>
    <w:rsid w:val="00AE5CAB"/>
    <w:rsid w:val="00B27FEC"/>
    <w:rsid w:val="00B4362A"/>
    <w:rsid w:val="00B56DB8"/>
    <w:rsid w:val="00B747F7"/>
    <w:rsid w:val="00B75A70"/>
    <w:rsid w:val="00B8456F"/>
    <w:rsid w:val="00B87DE0"/>
    <w:rsid w:val="00B91251"/>
    <w:rsid w:val="00B96C79"/>
    <w:rsid w:val="00BA28A8"/>
    <w:rsid w:val="00BA6AAE"/>
    <w:rsid w:val="00BA7840"/>
    <w:rsid w:val="00BB2A12"/>
    <w:rsid w:val="00BB46B7"/>
    <w:rsid w:val="00BE1437"/>
    <w:rsid w:val="00BE268F"/>
    <w:rsid w:val="00BE4C35"/>
    <w:rsid w:val="00C02895"/>
    <w:rsid w:val="00C064FE"/>
    <w:rsid w:val="00C06F79"/>
    <w:rsid w:val="00C11845"/>
    <w:rsid w:val="00C310AE"/>
    <w:rsid w:val="00C36193"/>
    <w:rsid w:val="00C54B6D"/>
    <w:rsid w:val="00C57588"/>
    <w:rsid w:val="00C609EE"/>
    <w:rsid w:val="00C63E65"/>
    <w:rsid w:val="00C67111"/>
    <w:rsid w:val="00C74B42"/>
    <w:rsid w:val="00C91D2B"/>
    <w:rsid w:val="00C95FDC"/>
    <w:rsid w:val="00CA6543"/>
    <w:rsid w:val="00CB4448"/>
    <w:rsid w:val="00CD3DD4"/>
    <w:rsid w:val="00CE29DF"/>
    <w:rsid w:val="00CE707C"/>
    <w:rsid w:val="00CF1706"/>
    <w:rsid w:val="00CF6626"/>
    <w:rsid w:val="00D4622B"/>
    <w:rsid w:val="00D463C2"/>
    <w:rsid w:val="00D47DA3"/>
    <w:rsid w:val="00D507E8"/>
    <w:rsid w:val="00D5257E"/>
    <w:rsid w:val="00D53032"/>
    <w:rsid w:val="00D64F91"/>
    <w:rsid w:val="00D6756B"/>
    <w:rsid w:val="00D70849"/>
    <w:rsid w:val="00D70D2B"/>
    <w:rsid w:val="00D71A14"/>
    <w:rsid w:val="00D7292A"/>
    <w:rsid w:val="00D84D13"/>
    <w:rsid w:val="00D85D77"/>
    <w:rsid w:val="00D8695C"/>
    <w:rsid w:val="00DA2D6C"/>
    <w:rsid w:val="00DA7ABE"/>
    <w:rsid w:val="00DC1471"/>
    <w:rsid w:val="00DC57DF"/>
    <w:rsid w:val="00DD1388"/>
    <w:rsid w:val="00DD4AC6"/>
    <w:rsid w:val="00DD73D8"/>
    <w:rsid w:val="00E05DB1"/>
    <w:rsid w:val="00E258D5"/>
    <w:rsid w:val="00E3781C"/>
    <w:rsid w:val="00E4575A"/>
    <w:rsid w:val="00E5651C"/>
    <w:rsid w:val="00E61878"/>
    <w:rsid w:val="00E73E76"/>
    <w:rsid w:val="00E7570B"/>
    <w:rsid w:val="00E77F41"/>
    <w:rsid w:val="00E80899"/>
    <w:rsid w:val="00E82263"/>
    <w:rsid w:val="00E82392"/>
    <w:rsid w:val="00E962F1"/>
    <w:rsid w:val="00EA0633"/>
    <w:rsid w:val="00EB0D12"/>
    <w:rsid w:val="00EB5F81"/>
    <w:rsid w:val="00EC06ED"/>
    <w:rsid w:val="00EC07C8"/>
    <w:rsid w:val="00EC310A"/>
    <w:rsid w:val="00ED67B5"/>
    <w:rsid w:val="00EE331C"/>
    <w:rsid w:val="00EE52B6"/>
    <w:rsid w:val="00EF65C8"/>
    <w:rsid w:val="00F0297F"/>
    <w:rsid w:val="00F04069"/>
    <w:rsid w:val="00F0461E"/>
    <w:rsid w:val="00F11724"/>
    <w:rsid w:val="00F17982"/>
    <w:rsid w:val="00F27A37"/>
    <w:rsid w:val="00F303F3"/>
    <w:rsid w:val="00F3603D"/>
    <w:rsid w:val="00F46542"/>
    <w:rsid w:val="00F46D25"/>
    <w:rsid w:val="00F473C8"/>
    <w:rsid w:val="00F5079B"/>
    <w:rsid w:val="00F523C8"/>
    <w:rsid w:val="00F5775F"/>
    <w:rsid w:val="00F62691"/>
    <w:rsid w:val="00F76BB5"/>
    <w:rsid w:val="00F84EA6"/>
    <w:rsid w:val="00F9455F"/>
    <w:rsid w:val="00FB11AF"/>
    <w:rsid w:val="00FB1F4A"/>
    <w:rsid w:val="00FC2F52"/>
    <w:rsid w:val="00FD31F4"/>
    <w:rsid w:val="00FD4A3C"/>
    <w:rsid w:val="00FF3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4B3D"/>
  <w15:chartTrackingRefBased/>
  <w15:docId w15:val="{3689872A-DE4B-4A94-ACB2-12E71464B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5D78"/>
    <w:rPr>
      <w:rFonts w:ascii="Garamond" w:hAnsi="Garamond"/>
    </w:rPr>
  </w:style>
  <w:style w:type="paragraph" w:styleId="Heading1">
    <w:name w:val="heading 1"/>
    <w:basedOn w:val="Normal"/>
    <w:next w:val="Normal"/>
    <w:link w:val="Heading1Char"/>
    <w:uiPriority w:val="9"/>
    <w:qFormat/>
    <w:rsid w:val="00263701"/>
    <w:pPr>
      <w:keepNext/>
      <w:keepLines/>
      <w:spacing w:before="360"/>
      <w:outlineLvl w:val="0"/>
    </w:pPr>
    <w:rPr>
      <w:rFonts w:ascii="Verdana" w:eastAsiaTheme="majorEastAsia" w:hAnsi="Verdana" w:cstheme="majorBidi"/>
      <w:b/>
      <w:bCs/>
      <w:smallCaps/>
      <w:color w:val="33CC33"/>
      <w:sz w:val="36"/>
      <w:szCs w:val="36"/>
    </w:rPr>
  </w:style>
  <w:style w:type="paragraph" w:styleId="Heading2">
    <w:name w:val="heading 2"/>
    <w:basedOn w:val="Normal"/>
    <w:next w:val="Normal"/>
    <w:link w:val="Heading2Char"/>
    <w:uiPriority w:val="9"/>
    <w:unhideWhenUsed/>
    <w:qFormat/>
    <w:rsid w:val="00263701"/>
    <w:pPr>
      <w:spacing w:before="360" w:after="0"/>
      <w:outlineLvl w:val="1"/>
    </w:pPr>
    <w:rPr>
      <w:rFonts w:ascii="Verdana" w:eastAsiaTheme="majorEastAsia" w:hAnsi="Verdana" w:cstheme="majorBidi"/>
      <w:b/>
      <w:bCs/>
      <w:smallCaps/>
      <w:color w:val="2E74B5" w:themeColor="accent1" w:themeShade="BF"/>
      <w:sz w:val="28"/>
      <w:szCs w:val="28"/>
    </w:rPr>
  </w:style>
  <w:style w:type="paragraph" w:styleId="Heading3">
    <w:name w:val="heading 3"/>
    <w:basedOn w:val="Normal"/>
    <w:next w:val="Normal"/>
    <w:link w:val="Heading3Char"/>
    <w:uiPriority w:val="9"/>
    <w:unhideWhenUsed/>
    <w:qFormat/>
    <w:rsid w:val="00263701"/>
    <w:pPr>
      <w:keepNext/>
      <w:keepLines/>
      <w:spacing w:before="200" w:after="0"/>
      <w:ind w:right="480"/>
      <w:outlineLvl w:val="2"/>
    </w:pPr>
    <w:rPr>
      <w:rFonts w:ascii="Verdana" w:eastAsiaTheme="majorEastAsia" w:hAnsi="Verdana" w:cstheme="majorBidi"/>
      <w:b/>
      <w:bCs/>
      <w:color w:val="000000" w:themeColor="text1"/>
      <w:sz w:val="24"/>
    </w:rPr>
  </w:style>
  <w:style w:type="paragraph" w:styleId="Heading4">
    <w:name w:val="heading 4"/>
    <w:basedOn w:val="Normal"/>
    <w:next w:val="Normal"/>
    <w:link w:val="Heading4Char"/>
    <w:uiPriority w:val="9"/>
    <w:unhideWhenUsed/>
    <w:qFormat/>
    <w:rsid w:val="00263701"/>
    <w:pPr>
      <w:keepNext/>
      <w:keepLines/>
      <w:spacing w:before="200" w:after="0"/>
      <w:outlineLvl w:val="3"/>
    </w:pPr>
    <w:rPr>
      <w:rFonts w:ascii="Verdana" w:eastAsiaTheme="majorEastAsia" w:hAnsi="Verdana" w:cstheme="majorBidi"/>
      <w:b/>
      <w:bCs/>
      <w:i/>
      <w:iCs/>
      <w:color w:val="000000" w:themeColor="text1"/>
    </w:rPr>
  </w:style>
  <w:style w:type="paragraph" w:styleId="Heading5">
    <w:name w:val="heading 5"/>
    <w:basedOn w:val="Normal"/>
    <w:next w:val="Normal"/>
    <w:link w:val="Heading5Char"/>
    <w:uiPriority w:val="9"/>
    <w:semiHidden/>
    <w:unhideWhenUsed/>
    <w:qFormat/>
    <w:rsid w:val="00263701"/>
    <w:pPr>
      <w:keepNext/>
      <w:keepLines/>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91D2B"/>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91D2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1D2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1D2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91D2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91D2B"/>
    <w:rPr>
      <w:color w:val="5A5A5A" w:themeColor="text1" w:themeTint="A5"/>
      <w:spacing w:val="10"/>
    </w:rPr>
  </w:style>
  <w:style w:type="paragraph" w:styleId="Title">
    <w:name w:val="Title"/>
    <w:basedOn w:val="Normal"/>
    <w:next w:val="Normal"/>
    <w:link w:val="TitleChar"/>
    <w:uiPriority w:val="10"/>
    <w:qFormat/>
    <w:rsid w:val="00587C1F"/>
    <w:pPr>
      <w:shd w:val="pct10" w:color="auto" w:fill="FFFFFF" w:themeFill="background1"/>
      <w:spacing w:after="0" w:line="240" w:lineRule="auto"/>
      <w:contextualSpacing/>
    </w:pPr>
    <w:rPr>
      <w:rFonts w:ascii="Verdana" w:eastAsiaTheme="majorEastAsia" w:hAnsi="Verdana" w:cstheme="majorBidi"/>
      <w:b/>
      <w:color w:val="000000" w:themeColor="text1"/>
      <w:sz w:val="48"/>
      <w:szCs w:val="56"/>
    </w:rPr>
  </w:style>
  <w:style w:type="character" w:customStyle="1" w:styleId="TitleChar">
    <w:name w:val="Title Char"/>
    <w:basedOn w:val="DefaultParagraphFont"/>
    <w:link w:val="Title"/>
    <w:uiPriority w:val="10"/>
    <w:rsid w:val="00587C1F"/>
    <w:rPr>
      <w:rFonts w:ascii="Verdana" w:eastAsiaTheme="majorEastAsia" w:hAnsi="Verdana" w:cstheme="majorBidi"/>
      <w:b/>
      <w:color w:val="000000" w:themeColor="text1"/>
      <w:sz w:val="48"/>
      <w:szCs w:val="56"/>
      <w:shd w:val="pct10" w:color="auto" w:fill="FFFFFF" w:themeFill="background1"/>
    </w:rPr>
  </w:style>
  <w:style w:type="character" w:customStyle="1" w:styleId="Heading4Char">
    <w:name w:val="Heading 4 Char"/>
    <w:basedOn w:val="DefaultParagraphFont"/>
    <w:link w:val="Heading4"/>
    <w:uiPriority w:val="9"/>
    <w:rsid w:val="00587C1F"/>
    <w:rPr>
      <w:rFonts w:ascii="Verdana" w:eastAsiaTheme="majorEastAsia" w:hAnsi="Verdana" w:cstheme="majorBidi"/>
      <w:b/>
      <w:bCs/>
      <w:i/>
      <w:iCs/>
      <w:color w:val="000000" w:themeColor="text1"/>
    </w:rPr>
  </w:style>
  <w:style w:type="character" w:customStyle="1" w:styleId="Heading3Char">
    <w:name w:val="Heading 3 Char"/>
    <w:basedOn w:val="DefaultParagraphFont"/>
    <w:link w:val="Heading3"/>
    <w:uiPriority w:val="9"/>
    <w:rsid w:val="00587C1F"/>
    <w:rPr>
      <w:rFonts w:ascii="Verdana" w:eastAsiaTheme="majorEastAsia" w:hAnsi="Verdana" w:cstheme="majorBidi"/>
      <w:b/>
      <w:bCs/>
      <w:color w:val="000000" w:themeColor="text1"/>
      <w:sz w:val="24"/>
    </w:rPr>
  </w:style>
  <w:style w:type="paragraph" w:styleId="FootnoteText">
    <w:name w:val="footnote text"/>
    <w:basedOn w:val="Normal"/>
    <w:link w:val="FootnoteTextChar"/>
    <w:uiPriority w:val="99"/>
    <w:semiHidden/>
    <w:unhideWhenUsed/>
    <w:rsid w:val="004003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34E"/>
    <w:rPr>
      <w:sz w:val="20"/>
      <w:szCs w:val="20"/>
    </w:rPr>
  </w:style>
  <w:style w:type="character" w:styleId="FootnoteReference">
    <w:name w:val="footnote reference"/>
    <w:basedOn w:val="DefaultParagraphFont"/>
    <w:uiPriority w:val="99"/>
    <w:semiHidden/>
    <w:unhideWhenUsed/>
    <w:rsid w:val="0040034E"/>
    <w:rPr>
      <w:vertAlign w:val="superscript"/>
    </w:rPr>
  </w:style>
  <w:style w:type="character" w:customStyle="1" w:styleId="Heading1Char">
    <w:name w:val="Heading 1 Char"/>
    <w:basedOn w:val="DefaultParagraphFont"/>
    <w:link w:val="Heading1"/>
    <w:uiPriority w:val="9"/>
    <w:rsid w:val="00587C1F"/>
    <w:rPr>
      <w:rFonts w:ascii="Verdana" w:eastAsiaTheme="majorEastAsia" w:hAnsi="Verdana" w:cstheme="majorBidi"/>
      <w:b/>
      <w:bCs/>
      <w:smallCaps/>
      <w:color w:val="33CC33"/>
      <w:sz w:val="36"/>
      <w:szCs w:val="36"/>
    </w:rPr>
  </w:style>
  <w:style w:type="character" w:customStyle="1" w:styleId="Heading2Char">
    <w:name w:val="Heading 2 Char"/>
    <w:basedOn w:val="DefaultParagraphFont"/>
    <w:link w:val="Heading2"/>
    <w:uiPriority w:val="9"/>
    <w:rsid w:val="00587C1F"/>
    <w:rPr>
      <w:rFonts w:ascii="Verdana" w:eastAsiaTheme="majorEastAsia" w:hAnsi="Verdana" w:cstheme="majorBidi"/>
      <w:b/>
      <w:bCs/>
      <w:smallCaps/>
      <w:color w:val="2E74B5" w:themeColor="accent1" w:themeShade="BF"/>
      <w:sz w:val="28"/>
      <w:szCs w:val="28"/>
    </w:rPr>
  </w:style>
  <w:style w:type="character" w:customStyle="1" w:styleId="Heading5Char">
    <w:name w:val="Heading 5 Char"/>
    <w:basedOn w:val="DefaultParagraphFont"/>
    <w:link w:val="Heading5"/>
    <w:uiPriority w:val="9"/>
    <w:semiHidden/>
    <w:rsid w:val="00C91D2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91D2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91D2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1D2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91D2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1452"/>
    <w:pPr>
      <w:spacing w:after="200" w:line="240" w:lineRule="auto"/>
    </w:pPr>
    <w:rPr>
      <w:rFonts w:ascii="Times New Roman" w:eastAsia="Times New Roman" w:hAnsi="Times New Roman" w:cs="Times New Roman"/>
      <w:i/>
      <w:iCs/>
      <w:color w:val="44546A" w:themeColor="text2"/>
      <w:sz w:val="24"/>
      <w:szCs w:val="18"/>
    </w:rPr>
  </w:style>
  <w:style w:type="character" w:styleId="Strong">
    <w:name w:val="Strong"/>
    <w:basedOn w:val="DefaultParagraphFont"/>
    <w:uiPriority w:val="22"/>
    <w:qFormat/>
    <w:rsid w:val="00C91D2B"/>
    <w:rPr>
      <w:b/>
      <w:bCs/>
      <w:color w:val="000000" w:themeColor="text1"/>
    </w:rPr>
  </w:style>
  <w:style w:type="character" w:styleId="Emphasis">
    <w:name w:val="Emphasis"/>
    <w:basedOn w:val="DefaultParagraphFont"/>
    <w:uiPriority w:val="20"/>
    <w:qFormat/>
    <w:rsid w:val="00C91D2B"/>
    <w:rPr>
      <w:i/>
      <w:iCs/>
      <w:color w:val="auto"/>
    </w:rPr>
  </w:style>
  <w:style w:type="paragraph" w:styleId="NoSpacing">
    <w:name w:val="No Spacing"/>
    <w:uiPriority w:val="1"/>
    <w:qFormat/>
    <w:rsid w:val="002463C9"/>
    <w:pPr>
      <w:spacing w:after="0" w:line="240" w:lineRule="auto"/>
    </w:pPr>
    <w:rPr>
      <w:rFonts w:ascii="Garamond" w:hAnsi="Garamond"/>
    </w:rPr>
  </w:style>
  <w:style w:type="paragraph" w:styleId="ListParagraph">
    <w:name w:val="List Paragraph"/>
    <w:basedOn w:val="Normal"/>
    <w:uiPriority w:val="34"/>
    <w:qFormat/>
    <w:rsid w:val="00C91D2B"/>
    <w:pPr>
      <w:ind w:left="720"/>
      <w:contextualSpacing/>
    </w:pPr>
  </w:style>
  <w:style w:type="paragraph" w:styleId="Quote">
    <w:name w:val="Quote"/>
    <w:basedOn w:val="Normal"/>
    <w:next w:val="Normal"/>
    <w:link w:val="QuoteChar"/>
    <w:uiPriority w:val="29"/>
    <w:qFormat/>
    <w:rsid w:val="00C91D2B"/>
    <w:pPr>
      <w:spacing w:before="160"/>
      <w:ind w:left="720" w:right="720"/>
    </w:pPr>
    <w:rPr>
      <w:i/>
      <w:iCs/>
      <w:color w:val="000000" w:themeColor="text1"/>
    </w:rPr>
  </w:style>
  <w:style w:type="character" w:customStyle="1" w:styleId="QuoteChar">
    <w:name w:val="Quote Char"/>
    <w:basedOn w:val="DefaultParagraphFont"/>
    <w:link w:val="Quote"/>
    <w:uiPriority w:val="29"/>
    <w:rsid w:val="00C91D2B"/>
    <w:rPr>
      <w:i/>
      <w:iCs/>
      <w:color w:val="000000" w:themeColor="text1"/>
    </w:rPr>
  </w:style>
  <w:style w:type="paragraph" w:styleId="IntenseQuote">
    <w:name w:val="Intense Quote"/>
    <w:basedOn w:val="Normal"/>
    <w:next w:val="Normal"/>
    <w:link w:val="IntenseQuoteChar"/>
    <w:uiPriority w:val="30"/>
    <w:qFormat/>
    <w:rsid w:val="00C91D2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91D2B"/>
    <w:rPr>
      <w:color w:val="000000" w:themeColor="text1"/>
      <w:shd w:val="clear" w:color="auto" w:fill="F2F2F2" w:themeFill="background1" w:themeFillShade="F2"/>
    </w:rPr>
  </w:style>
  <w:style w:type="character" w:styleId="SubtleEmphasis">
    <w:name w:val="Subtle Emphasis"/>
    <w:basedOn w:val="DefaultParagraphFont"/>
    <w:uiPriority w:val="19"/>
    <w:rsid w:val="00C91D2B"/>
    <w:rPr>
      <w:i/>
      <w:iCs/>
      <w:color w:val="404040" w:themeColor="text1" w:themeTint="BF"/>
    </w:rPr>
  </w:style>
  <w:style w:type="character" w:styleId="IntenseEmphasis">
    <w:name w:val="Intense Emphasis"/>
    <w:basedOn w:val="DefaultParagraphFont"/>
    <w:uiPriority w:val="21"/>
    <w:rsid w:val="00C91D2B"/>
    <w:rPr>
      <w:b/>
      <w:bCs/>
      <w:i/>
      <w:iCs/>
      <w:caps/>
    </w:rPr>
  </w:style>
  <w:style w:type="character" w:styleId="SubtleReference">
    <w:name w:val="Subtle Reference"/>
    <w:basedOn w:val="DefaultParagraphFont"/>
    <w:uiPriority w:val="31"/>
    <w:rsid w:val="00C91D2B"/>
    <w:rPr>
      <w:smallCaps/>
      <w:color w:val="404040" w:themeColor="text1" w:themeTint="BF"/>
      <w:u w:val="single" w:color="7F7F7F" w:themeColor="text1" w:themeTint="80"/>
    </w:rPr>
  </w:style>
  <w:style w:type="character" w:styleId="IntenseReference">
    <w:name w:val="Intense Reference"/>
    <w:basedOn w:val="DefaultParagraphFont"/>
    <w:uiPriority w:val="32"/>
    <w:rsid w:val="00C91D2B"/>
    <w:rPr>
      <w:b/>
      <w:bCs/>
      <w:smallCaps/>
      <w:u w:val="single"/>
    </w:rPr>
  </w:style>
  <w:style w:type="character" w:styleId="BookTitle">
    <w:name w:val="Book Title"/>
    <w:basedOn w:val="DefaultParagraphFont"/>
    <w:uiPriority w:val="33"/>
    <w:rsid w:val="00C91D2B"/>
    <w:rPr>
      <w:b w:val="0"/>
      <w:bCs w:val="0"/>
      <w:smallCaps/>
      <w:spacing w:val="5"/>
    </w:rPr>
  </w:style>
  <w:style w:type="paragraph" w:styleId="TOCHeading">
    <w:name w:val="TOC Heading"/>
    <w:basedOn w:val="Heading1"/>
    <w:next w:val="Normal"/>
    <w:uiPriority w:val="39"/>
    <w:unhideWhenUsed/>
    <w:qFormat/>
    <w:rsid w:val="00C91D2B"/>
    <w:pPr>
      <w:outlineLvl w:val="9"/>
    </w:pPr>
  </w:style>
  <w:style w:type="paragraph" w:styleId="Header">
    <w:name w:val="header"/>
    <w:basedOn w:val="Normal"/>
    <w:link w:val="HeaderChar"/>
    <w:uiPriority w:val="99"/>
    <w:unhideWhenUsed/>
    <w:rsid w:val="00753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97"/>
  </w:style>
  <w:style w:type="paragraph" w:styleId="Footer">
    <w:name w:val="footer"/>
    <w:basedOn w:val="Normal"/>
    <w:link w:val="FooterChar"/>
    <w:uiPriority w:val="99"/>
    <w:unhideWhenUsed/>
    <w:rsid w:val="00753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97"/>
  </w:style>
  <w:style w:type="table" w:styleId="TableGrid">
    <w:name w:val="Table Grid"/>
    <w:basedOn w:val="TableNormal"/>
    <w:uiPriority w:val="39"/>
    <w:rsid w:val="003C7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4D97"/>
    <w:rPr>
      <w:color w:val="0563C1" w:themeColor="hyperlink"/>
      <w:u w:val="single"/>
    </w:rPr>
  </w:style>
  <w:style w:type="paragraph" w:customStyle="1" w:styleId="StepIH">
    <w:name w:val="Step IH"/>
    <w:basedOn w:val="Normal"/>
    <w:qFormat/>
    <w:rsid w:val="002463C9"/>
    <w:pPr>
      <w:spacing w:after="0" w:line="240" w:lineRule="auto"/>
      <w:ind w:left="810" w:hanging="810"/>
    </w:pPr>
    <w:rPr>
      <w:rFonts w:eastAsia="Times New Roman" w:cs="Times New Roman"/>
      <w:color w:val="000000"/>
    </w:rPr>
  </w:style>
  <w:style w:type="paragraph" w:styleId="NormalWeb">
    <w:name w:val="Normal (Web)"/>
    <w:basedOn w:val="Normal"/>
    <w:uiPriority w:val="99"/>
    <w:semiHidden/>
    <w:unhideWhenUsed/>
    <w:rsid w:val="00FF33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koutBox">
    <w:name w:val="Breakout Box"/>
    <w:basedOn w:val="Normal"/>
    <w:qFormat/>
    <w:rsid w:val="00E82263"/>
    <w:pPr>
      <w:pBdr>
        <w:top w:val="single" w:sz="4" w:space="11" w:color="C00000"/>
        <w:left w:val="single" w:sz="4" w:space="4" w:color="C00000"/>
        <w:bottom w:val="single" w:sz="4" w:space="11" w:color="C00000"/>
        <w:right w:val="single" w:sz="4" w:space="4" w:color="C00000"/>
      </w:pBdr>
      <w:shd w:val="pct5" w:color="C00000" w:fill="auto"/>
      <w:spacing w:before="240" w:after="240" w:line="240" w:lineRule="auto"/>
    </w:pPr>
  </w:style>
  <w:style w:type="character" w:styleId="FollowedHyperlink">
    <w:name w:val="FollowedHyperlink"/>
    <w:basedOn w:val="DefaultParagraphFont"/>
    <w:uiPriority w:val="99"/>
    <w:semiHidden/>
    <w:unhideWhenUsed/>
    <w:rsid w:val="00E82263"/>
    <w:rPr>
      <w:color w:val="954F72" w:themeColor="followedHyperlink"/>
      <w:u w:val="single"/>
    </w:rPr>
  </w:style>
  <w:style w:type="paragraph" w:styleId="EndnoteText">
    <w:name w:val="endnote text"/>
    <w:basedOn w:val="Normal"/>
    <w:link w:val="EndnoteTextChar"/>
    <w:uiPriority w:val="99"/>
    <w:semiHidden/>
    <w:unhideWhenUsed/>
    <w:rsid w:val="00733F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3F91"/>
    <w:rPr>
      <w:sz w:val="20"/>
      <w:szCs w:val="20"/>
    </w:rPr>
  </w:style>
  <w:style w:type="character" w:styleId="EndnoteReference">
    <w:name w:val="endnote reference"/>
    <w:basedOn w:val="DefaultParagraphFont"/>
    <w:uiPriority w:val="99"/>
    <w:semiHidden/>
    <w:unhideWhenUsed/>
    <w:rsid w:val="00733F91"/>
    <w:rPr>
      <w:vertAlign w:val="superscript"/>
    </w:rPr>
  </w:style>
  <w:style w:type="paragraph" w:styleId="TOC1">
    <w:name w:val="toc 1"/>
    <w:basedOn w:val="Normal"/>
    <w:next w:val="Normal"/>
    <w:autoRedefine/>
    <w:uiPriority w:val="39"/>
    <w:unhideWhenUsed/>
    <w:rsid w:val="002A4015"/>
    <w:pPr>
      <w:tabs>
        <w:tab w:val="left" w:pos="440"/>
        <w:tab w:val="right" w:leader="dot" w:pos="9350"/>
      </w:tabs>
      <w:spacing w:after="0"/>
    </w:pPr>
    <w:rPr>
      <w:b/>
      <w:noProof/>
      <w:sz w:val="20"/>
    </w:rPr>
  </w:style>
  <w:style w:type="paragraph" w:styleId="TOC2">
    <w:name w:val="toc 2"/>
    <w:basedOn w:val="Normal"/>
    <w:next w:val="Normal"/>
    <w:autoRedefine/>
    <w:uiPriority w:val="39"/>
    <w:unhideWhenUsed/>
    <w:rsid w:val="00A66B05"/>
    <w:pPr>
      <w:spacing w:after="0"/>
      <w:ind w:left="216"/>
    </w:pPr>
    <w:rPr>
      <w:sz w:val="20"/>
    </w:rPr>
  </w:style>
  <w:style w:type="paragraph" w:styleId="TOC3">
    <w:name w:val="toc 3"/>
    <w:basedOn w:val="Normal"/>
    <w:next w:val="Normal"/>
    <w:autoRedefine/>
    <w:uiPriority w:val="39"/>
    <w:unhideWhenUsed/>
    <w:rsid w:val="00A66B05"/>
    <w:pPr>
      <w:spacing w:after="0"/>
      <w:ind w:left="446"/>
    </w:pPr>
    <w:rPr>
      <w:sz w:val="20"/>
    </w:rPr>
  </w:style>
  <w:style w:type="character" w:styleId="CommentReference">
    <w:name w:val="annotation reference"/>
    <w:basedOn w:val="DefaultParagraphFont"/>
    <w:uiPriority w:val="99"/>
    <w:semiHidden/>
    <w:unhideWhenUsed/>
    <w:rsid w:val="00F17982"/>
    <w:rPr>
      <w:sz w:val="16"/>
      <w:szCs w:val="16"/>
    </w:rPr>
  </w:style>
  <w:style w:type="paragraph" w:styleId="CommentText">
    <w:name w:val="annotation text"/>
    <w:basedOn w:val="Normal"/>
    <w:link w:val="CommentTextChar"/>
    <w:uiPriority w:val="99"/>
    <w:semiHidden/>
    <w:unhideWhenUsed/>
    <w:rsid w:val="00F17982"/>
    <w:pPr>
      <w:spacing w:line="240" w:lineRule="auto"/>
    </w:pPr>
    <w:rPr>
      <w:sz w:val="20"/>
      <w:szCs w:val="20"/>
    </w:rPr>
  </w:style>
  <w:style w:type="character" w:customStyle="1" w:styleId="CommentTextChar">
    <w:name w:val="Comment Text Char"/>
    <w:basedOn w:val="DefaultParagraphFont"/>
    <w:link w:val="CommentText"/>
    <w:uiPriority w:val="99"/>
    <w:semiHidden/>
    <w:rsid w:val="00F17982"/>
    <w:rPr>
      <w:sz w:val="20"/>
      <w:szCs w:val="20"/>
    </w:rPr>
  </w:style>
  <w:style w:type="paragraph" w:styleId="CommentSubject">
    <w:name w:val="annotation subject"/>
    <w:basedOn w:val="CommentText"/>
    <w:next w:val="CommentText"/>
    <w:link w:val="CommentSubjectChar"/>
    <w:uiPriority w:val="99"/>
    <w:semiHidden/>
    <w:unhideWhenUsed/>
    <w:rsid w:val="00F17982"/>
    <w:rPr>
      <w:b/>
      <w:bCs/>
    </w:rPr>
  </w:style>
  <w:style w:type="character" w:customStyle="1" w:styleId="CommentSubjectChar">
    <w:name w:val="Comment Subject Char"/>
    <w:basedOn w:val="CommentTextChar"/>
    <w:link w:val="CommentSubject"/>
    <w:uiPriority w:val="99"/>
    <w:semiHidden/>
    <w:rsid w:val="00F17982"/>
    <w:rPr>
      <w:b/>
      <w:bCs/>
      <w:sz w:val="20"/>
      <w:szCs w:val="20"/>
    </w:rPr>
  </w:style>
  <w:style w:type="paragraph" w:styleId="BalloonText">
    <w:name w:val="Balloon Text"/>
    <w:basedOn w:val="Normal"/>
    <w:link w:val="BalloonTextChar"/>
    <w:uiPriority w:val="99"/>
    <w:semiHidden/>
    <w:unhideWhenUsed/>
    <w:rsid w:val="00F179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982"/>
    <w:rPr>
      <w:rFonts w:ascii="Segoe UI" w:hAnsi="Segoe UI" w:cs="Segoe UI"/>
      <w:sz w:val="18"/>
      <w:szCs w:val="18"/>
    </w:rPr>
  </w:style>
  <w:style w:type="character" w:customStyle="1" w:styleId="Burgandy">
    <w:name w:val="Burgandy"/>
    <w:basedOn w:val="DefaultParagraphFont"/>
    <w:uiPriority w:val="1"/>
    <w:qFormat/>
    <w:rsid w:val="00FD4A3C"/>
    <w:rPr>
      <w:color w:val="C00000"/>
    </w:rPr>
  </w:style>
  <w:style w:type="character" w:customStyle="1" w:styleId="site-footer-owner">
    <w:name w:val="site-footer-owner"/>
    <w:basedOn w:val="DefaultParagraphFont"/>
    <w:rsid w:val="002E5E82"/>
  </w:style>
  <w:style w:type="character" w:customStyle="1" w:styleId="site-footer-credits">
    <w:name w:val="site-footer-credits"/>
    <w:basedOn w:val="DefaultParagraphFont"/>
    <w:rsid w:val="002E5E82"/>
  </w:style>
  <w:style w:type="paragraph" w:styleId="Revision">
    <w:name w:val="Revision"/>
    <w:hidden/>
    <w:uiPriority w:val="99"/>
    <w:semiHidden/>
    <w:rsid w:val="00825B82"/>
    <w:pPr>
      <w:spacing w:after="0" w:line="240" w:lineRule="auto"/>
    </w:pPr>
    <w:rPr>
      <w:rFonts w:ascii="Garamond" w:hAnsi="Garamon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65750">
      <w:bodyDiv w:val="1"/>
      <w:marLeft w:val="0"/>
      <w:marRight w:val="0"/>
      <w:marTop w:val="0"/>
      <w:marBottom w:val="0"/>
      <w:divBdr>
        <w:top w:val="none" w:sz="0" w:space="0" w:color="auto"/>
        <w:left w:val="none" w:sz="0" w:space="0" w:color="auto"/>
        <w:bottom w:val="none" w:sz="0" w:space="0" w:color="auto"/>
        <w:right w:val="none" w:sz="0" w:space="0" w:color="auto"/>
      </w:divBdr>
    </w:div>
    <w:div w:id="149950505">
      <w:bodyDiv w:val="1"/>
      <w:marLeft w:val="0"/>
      <w:marRight w:val="0"/>
      <w:marTop w:val="0"/>
      <w:marBottom w:val="0"/>
      <w:divBdr>
        <w:top w:val="none" w:sz="0" w:space="0" w:color="auto"/>
        <w:left w:val="none" w:sz="0" w:space="0" w:color="auto"/>
        <w:bottom w:val="none" w:sz="0" w:space="0" w:color="auto"/>
        <w:right w:val="none" w:sz="0" w:space="0" w:color="auto"/>
      </w:divBdr>
    </w:div>
    <w:div w:id="675183214">
      <w:bodyDiv w:val="1"/>
      <w:marLeft w:val="0"/>
      <w:marRight w:val="0"/>
      <w:marTop w:val="0"/>
      <w:marBottom w:val="0"/>
      <w:divBdr>
        <w:top w:val="none" w:sz="0" w:space="0" w:color="auto"/>
        <w:left w:val="none" w:sz="0" w:space="0" w:color="auto"/>
        <w:bottom w:val="none" w:sz="0" w:space="0" w:color="auto"/>
        <w:right w:val="none" w:sz="0" w:space="0" w:color="auto"/>
      </w:divBdr>
    </w:div>
    <w:div w:id="1125391122">
      <w:bodyDiv w:val="1"/>
      <w:marLeft w:val="0"/>
      <w:marRight w:val="0"/>
      <w:marTop w:val="0"/>
      <w:marBottom w:val="0"/>
      <w:divBdr>
        <w:top w:val="none" w:sz="0" w:space="0" w:color="auto"/>
        <w:left w:val="none" w:sz="0" w:space="0" w:color="auto"/>
        <w:bottom w:val="none" w:sz="0" w:space="0" w:color="auto"/>
        <w:right w:val="none" w:sz="0" w:space="0" w:color="auto"/>
      </w:divBdr>
    </w:div>
    <w:div w:id="1211303594">
      <w:bodyDiv w:val="1"/>
      <w:marLeft w:val="0"/>
      <w:marRight w:val="0"/>
      <w:marTop w:val="0"/>
      <w:marBottom w:val="0"/>
      <w:divBdr>
        <w:top w:val="none" w:sz="0" w:space="0" w:color="auto"/>
        <w:left w:val="none" w:sz="0" w:space="0" w:color="auto"/>
        <w:bottom w:val="none" w:sz="0" w:space="0" w:color="auto"/>
        <w:right w:val="none" w:sz="0" w:space="0" w:color="auto"/>
      </w:divBdr>
    </w:div>
    <w:div w:id="2022465819">
      <w:bodyDiv w:val="1"/>
      <w:marLeft w:val="0"/>
      <w:marRight w:val="0"/>
      <w:marTop w:val="0"/>
      <w:marBottom w:val="0"/>
      <w:divBdr>
        <w:top w:val="none" w:sz="0" w:space="0" w:color="auto"/>
        <w:left w:val="none" w:sz="0" w:space="0" w:color="auto"/>
        <w:bottom w:val="none" w:sz="0" w:space="0" w:color="auto"/>
        <w:right w:val="none" w:sz="0" w:space="0" w:color="auto"/>
      </w:divBdr>
    </w:div>
    <w:div w:id="207303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neme910/CART/blob/master/SQL-Library/CART_SoilsQuery_kitchensink_20190612.sql" TargetMode="External"/><Relationship Id="rId18" Type="http://schemas.openxmlformats.org/officeDocument/2006/relationships/hyperlink" Target="https://jneme910.github.io/CART/chapters/Hydric_Rating_by_Map_Unit" TargetMode="External"/><Relationship Id="rId26" Type="http://schemas.openxmlformats.org/officeDocument/2006/relationships/hyperlink" Target="https://jneme910.github.io/CART/chapters/Organic_Matter_Depletion" TargetMode="External"/><Relationship Id="rId39" Type="http://schemas.openxmlformats.org/officeDocument/2006/relationships/image" Target="media/image1.png"/><Relationship Id="rId21" Type="http://schemas.openxmlformats.org/officeDocument/2006/relationships/hyperlink" Target="https://jneme910.github.io/CART/chapters/Available_Water_Storage" TargetMode="External"/><Relationship Id="rId34" Type="http://schemas.openxmlformats.org/officeDocument/2006/relationships/hyperlink" Target="https://jneme910.github.io/CART/chapters/Outcomes" TargetMode="External"/><Relationship Id="rId42" Type="http://schemas.openxmlformats.org/officeDocument/2006/relationships/image" Target="media/image4.png"/><Relationship Id="rId47" Type="http://schemas.openxmlformats.org/officeDocument/2006/relationships/hyperlink" Target="https://jneme910.github.io/CART/chapters/Hydric_Rating_by_Map_Unit" TargetMode="External"/><Relationship Id="rId50" Type="http://schemas.openxmlformats.org/officeDocument/2006/relationships/hyperlink" Target="https://jneme910.github.io/CART/chapters/Drainage_Class" TargetMode="External"/><Relationship Id="rId55" Type="http://schemas.openxmlformats.org/officeDocument/2006/relationships/hyperlink" Target="https://github.com/jneme910/CA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neme910.github.io/CART/chapters/Ponding_or_Flooding" TargetMode="External"/><Relationship Id="rId20" Type="http://schemas.openxmlformats.org/officeDocument/2006/relationships/hyperlink" Target="https://jneme910.github.io/CART/chapters/Farmland_Classification" TargetMode="External"/><Relationship Id="rId29" Type="http://schemas.openxmlformats.org/officeDocument/2006/relationships/hyperlink" Target="https://jneme910.github.io/CART/chapters/Aggregate_stability" TargetMode="External"/><Relationship Id="rId41" Type="http://schemas.openxmlformats.org/officeDocument/2006/relationships/image" Target="media/image3.png"/><Relationship Id="rId54" Type="http://schemas.openxmlformats.org/officeDocument/2006/relationships/hyperlink" Target="https://github.com/jneme910/CART/blob/master/documents/npad_70_0514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jneme910.github.io/CART/chapters/Agricultural_Organic_Soil_Subsidence" TargetMode="External"/><Relationship Id="rId32" Type="http://schemas.openxmlformats.org/officeDocument/2006/relationships/hyperlink" Target="https://jneme910.github.io/CART/chapters/Soil_Propert_List_and_Definition" TargetMode="External"/><Relationship Id="rId37" Type="http://schemas.openxmlformats.org/officeDocument/2006/relationships/hyperlink" Target="https://github.com/jneme910/CART/blob/master/documents/CART_Overview.pdf" TargetMode="External"/><Relationship Id="rId40" Type="http://schemas.openxmlformats.org/officeDocument/2006/relationships/image" Target="media/image2.png"/><Relationship Id="rId45" Type="http://schemas.openxmlformats.org/officeDocument/2006/relationships/hyperlink" Target="https://jneme910.github.io/CART/chapters/Soil_Organic_Carbon_Stock" TargetMode="External"/><Relationship Id="rId53" Type="http://schemas.openxmlformats.org/officeDocument/2006/relationships/hyperlink" Target="https://jneme910.github.io/CART/chapters/Outcomes"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aw.githubusercontent.com/jneme910/CART/master/SQL-Library/AOI_Geometry_Examples.txt" TargetMode="External"/><Relationship Id="rId23" Type="http://schemas.openxmlformats.org/officeDocument/2006/relationships/hyperlink" Target="https://jneme910.github.io/CART/chapters/Drainage_Class" TargetMode="External"/><Relationship Id="rId28" Type="http://schemas.openxmlformats.org/officeDocument/2006/relationships/hyperlink" Target="https://jneme910.github.io/CART/chapters/Suitability_for_Aerobic_Soil_Organisms" TargetMode="External"/><Relationship Id="rId36" Type="http://schemas.openxmlformats.org/officeDocument/2006/relationships/hyperlink" Target="https://github.com/jneme910/CART/blob/master/documents/CART_Resource_Concern_Assessment_Draft.docx" TargetMode="External"/><Relationship Id="rId49" Type="http://schemas.openxmlformats.org/officeDocument/2006/relationships/hyperlink" Target="https://jneme910.github.io/CART/chapters/Depth_to_Water_Table" TargetMode="External"/><Relationship Id="rId57" Type="http://schemas.openxmlformats.org/officeDocument/2006/relationships/hyperlink" Target="https://pages.github.com/" TargetMode="External"/><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jneme910.github.io/CART/chapters/Nitrogen_Leaching_Potential" TargetMode="External"/><Relationship Id="rId31" Type="http://schemas.openxmlformats.org/officeDocument/2006/relationships/hyperlink" Target="https://jneme910.github.io/CART/chapters/Soil_Property_List_by_Soil_Interpretation" TargetMode="External"/><Relationship Id="rId44" Type="http://schemas.openxmlformats.org/officeDocument/2006/relationships/image" Target="media/image6.png"/><Relationship Id="rId52" Type="http://schemas.openxmlformats.org/officeDocument/2006/relationships/hyperlink" Target="https://jneme910.github.io/CART/chapters/Farmland_Classification"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jneme910/CART/blob/master/SQL-Library/SDA_CART_SoilsQuery_kitchensink_20190612.txt" TargetMode="External"/><Relationship Id="rId22" Type="http://schemas.openxmlformats.org/officeDocument/2006/relationships/hyperlink" Target="https://jneme910.github.io/CART/chapters/Soil_Organic_Carbon_Stock" TargetMode="External"/><Relationship Id="rId27" Type="http://schemas.openxmlformats.org/officeDocument/2006/relationships/hyperlink" Target="https://jneme910.github.io/CART/chapters/Surface_Salt_Concentration" TargetMode="External"/><Relationship Id="rId30" Type="http://schemas.openxmlformats.org/officeDocument/2006/relationships/hyperlink" Target="https://jneme910.github.io/CART/chapters/CART_Soil_Data_Access_Domains" TargetMode="External"/><Relationship Id="rId35" Type="http://schemas.openxmlformats.org/officeDocument/2006/relationships/hyperlink" Target="https://jneme910.github.io/CART/chapters/future" TargetMode="External"/><Relationship Id="rId43" Type="http://schemas.openxmlformats.org/officeDocument/2006/relationships/image" Target="media/image5.png"/><Relationship Id="rId48" Type="http://schemas.openxmlformats.org/officeDocument/2006/relationships/hyperlink" Target="https://jneme910.github.io/CART/chapters/Ponding_or_Flooding" TargetMode="External"/><Relationship Id="rId56" Type="http://schemas.openxmlformats.org/officeDocument/2006/relationships/hyperlink" Target="https://github.com/jneme910" TargetMode="External"/><Relationship Id="rId8" Type="http://schemas.openxmlformats.org/officeDocument/2006/relationships/hyperlink" Target="https://github.com/jneme910/CART" TargetMode="External"/><Relationship Id="rId51" Type="http://schemas.openxmlformats.org/officeDocument/2006/relationships/hyperlink" Target="https://jneme910.github.io/CART/chapters/Available_Water_Storage" TargetMode="External"/><Relationship Id="rId3" Type="http://schemas.openxmlformats.org/officeDocument/2006/relationships/styles" Target="styles.xml"/><Relationship Id="rId12" Type="http://schemas.openxmlformats.org/officeDocument/2006/relationships/hyperlink" Target="https://sdmdataaccess.nrcs.usda.gov/Query.aspx" TargetMode="External"/><Relationship Id="rId17" Type="http://schemas.openxmlformats.org/officeDocument/2006/relationships/hyperlink" Target="https://jneme910.github.io/CART/chapters/Depth_to_Water_Table" TargetMode="External"/><Relationship Id="rId25" Type="http://schemas.openxmlformats.org/officeDocument/2006/relationships/hyperlink" Target="https://jneme910.github.io/CART/chapters/Soil_Susceptibility_to_Compaction" TargetMode="External"/><Relationship Id="rId33" Type="http://schemas.openxmlformats.org/officeDocument/2006/relationships/hyperlink" Target="https://jneme910.github.io/CART/chapters/Soil_Data_Checks" TargetMode="External"/><Relationship Id="rId38" Type="http://schemas.openxmlformats.org/officeDocument/2006/relationships/hyperlink" Target="https://jneme910.github.io/CART/chapters/Metric" TargetMode="External"/><Relationship Id="rId46" Type="http://schemas.openxmlformats.org/officeDocument/2006/relationships/hyperlink" Target="https://jneme910.github.io/CART/chapters/Farmland_Classification" TargetMode="External"/><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ron.Achen\Documents\Custom%20Office%20Templates\VerdanaGaramon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0A3C0-88D0-4AE6-90C6-6C239D682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VerdanaGaramond</Template>
  <TotalTime>0</TotalTime>
  <Pages>9</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Achen, Aaron - NRCS, Lincoln, NE</dc:creator>
  <cp:keywords/>
  <dc:description/>
  <cp:lastModifiedBy>Nemecek, Jason - NRCS - Madison, WI</cp:lastModifiedBy>
  <cp:revision>2</cp:revision>
  <cp:lastPrinted>2019-08-06T14:54:00Z</cp:lastPrinted>
  <dcterms:created xsi:type="dcterms:W3CDTF">2019-08-09T21:02:00Z</dcterms:created>
  <dcterms:modified xsi:type="dcterms:W3CDTF">2019-08-09T21:02:00Z</dcterms:modified>
</cp:coreProperties>
</file>