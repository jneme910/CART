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1329" w:rsidRDefault="00081329" w:rsidP="00081329">
      <w:pPr>
        <w:pStyle w:val="TOC1"/>
        <w:tabs>
          <w:tab w:val="right" w:leader="dot" w:pos="9350"/>
        </w:tabs>
        <w:rPr>
          <w:noProof/>
        </w:rPr>
      </w:pPr>
      <w:r>
        <w:rPr>
          <w:rFonts w:eastAsia="Times New Roman"/>
          <w:sz w:val="57"/>
          <w:szCs w:val="57"/>
        </w:rPr>
        <w:fldChar w:fldCharType="begin"/>
      </w:r>
      <w:r>
        <w:rPr>
          <w:rFonts w:eastAsia="Times New Roman"/>
          <w:sz w:val="57"/>
          <w:szCs w:val="57"/>
        </w:rPr>
        <w:instrText xml:space="preserve"> TOC \o "1-4" \h \z \u </w:instrText>
      </w:r>
      <w:r>
        <w:rPr>
          <w:rFonts w:eastAsia="Times New Roman"/>
          <w:sz w:val="57"/>
          <w:szCs w:val="57"/>
        </w:rPr>
        <w:fldChar w:fldCharType="separate"/>
      </w:r>
      <w:hyperlink w:anchor="_Toc16153465" w:history="1">
        <w:r w:rsidRPr="00126B3F">
          <w:rPr>
            <w:rStyle w:val="Hyperlink"/>
            <w:rFonts w:eastAsia="Times New Roman"/>
            <w:noProof/>
          </w:rPr>
          <w:t>Soil Organic Carbon Stocks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1"/>
        <w:tabs>
          <w:tab w:val="right" w:leader="dot" w:pos="9350"/>
        </w:tabs>
        <w:rPr>
          <w:noProof/>
        </w:rPr>
      </w:pPr>
      <w:hyperlink w:anchor="_Toc16153466" w:history="1">
        <w:r w:rsidRPr="00126B3F">
          <w:rPr>
            <w:rStyle w:val="Hyperlink"/>
            <w:rFonts w:eastAsia="Times New Roman"/>
            <w:noProof/>
          </w:rPr>
          <w:t>Soil Organic Carbon Stocks by Landunit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2"/>
        <w:tabs>
          <w:tab w:val="right" w:leader="dot" w:pos="9350"/>
        </w:tabs>
        <w:rPr>
          <w:noProof/>
        </w:rPr>
      </w:pPr>
      <w:hyperlink w:anchor="_Toc16153467" w:history="1">
        <w:r w:rsidRPr="00126B3F">
          <w:rPr>
            <w:rStyle w:val="Hyperlink"/>
            <w:rFonts w:eastAsia="Times New Roman"/>
            <w:noProof/>
          </w:rPr>
          <w:t>Rating Class and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68" w:history="1">
        <w:r w:rsidRPr="00126B3F">
          <w:rPr>
            <w:rStyle w:val="Hyperlink"/>
            <w:rFonts w:eastAsia="Times New Roman"/>
            <w:noProof/>
          </w:rPr>
          <w:t>Insert identifier(s) string and WKT geometry for each area of interest (AOI) polygon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69" w:history="1">
        <w:r w:rsidRPr="00126B3F">
          <w:rPr>
            <w:rStyle w:val="Hyperlink"/>
            <w:rFonts w:eastAsia="Times New Roman"/>
            <w:noProof/>
          </w:rPr>
          <w:t>Create summary acres for each landunit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70" w:history="1">
        <w:r w:rsidRPr="00126B3F">
          <w:rPr>
            <w:rStyle w:val="Hyperlink"/>
            <w:rFonts w:eastAsia="Times New Roman"/>
            <w:noProof/>
          </w:rPr>
          <w:t>Populate intersected soil polygon table with geometry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71" w:history="1">
        <w:r w:rsidRPr="00126B3F">
          <w:rPr>
            <w:rStyle w:val="Hyperlink"/>
            <w:rFonts w:eastAsia="Times New Roman"/>
            <w:noProof/>
          </w:rPr>
          <w:t>Populate soil geometry with landunit attribute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72" w:history="1">
        <w:r w:rsidRPr="00126B3F">
          <w:rPr>
            <w:rStyle w:val="Hyperlink"/>
            <w:rFonts w:eastAsia="Times New Roman"/>
            <w:noProof/>
          </w:rPr>
          <w:t>Populate soil map unit acres, aggregated by mukey (merges polygons together)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2"/>
        <w:tabs>
          <w:tab w:val="right" w:leader="dot" w:pos="9350"/>
        </w:tabs>
        <w:rPr>
          <w:noProof/>
        </w:rPr>
      </w:pPr>
      <w:hyperlink w:anchor="_Toc16153473" w:history="1">
        <w:r w:rsidRPr="00126B3F">
          <w:rPr>
            <w:rStyle w:val="Hyperlink"/>
            <w:rFonts w:eastAsia="Times New Roman"/>
            <w:noProof/>
          </w:rPr>
          <w:t>Component and Layer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3"/>
        <w:tabs>
          <w:tab w:val="right" w:leader="dot" w:pos="9350"/>
        </w:tabs>
        <w:rPr>
          <w:noProof/>
        </w:rPr>
      </w:pPr>
      <w:hyperlink w:anchor="_Toc16153474" w:history="1">
        <w:r w:rsidRPr="00126B3F">
          <w:rPr>
            <w:rStyle w:val="Hyperlink"/>
            <w:rFonts w:eastAsia="Times New Roman"/>
            <w:noProof/>
          </w:rPr>
          <w:t>Component Level Data and Mapunit Sum-of-comppct_r (major components only)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75" w:history="1">
        <w:r w:rsidRPr="00126B3F">
          <w:rPr>
            <w:rStyle w:val="Hyperlink"/>
            <w:rFonts w:eastAsia="Times New Roman"/>
            <w:noProof/>
          </w:rPr>
          <w:t>Acpf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3"/>
        <w:tabs>
          <w:tab w:val="right" w:leader="dot" w:pos="9350"/>
        </w:tabs>
        <w:rPr>
          <w:noProof/>
        </w:rPr>
      </w:pPr>
      <w:hyperlink w:anchor="_Toc16153476" w:history="1">
        <w:r w:rsidRPr="00126B3F">
          <w:rPr>
            <w:rStyle w:val="Hyperlink"/>
            <w:rFonts w:eastAsia="Times New Roman"/>
            <w:noProof/>
          </w:rPr>
          <w:t>Mapunit Component Composition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77" w:history="1">
        <w:r w:rsidRPr="00126B3F">
          <w:rPr>
            <w:rStyle w:val="Hyperlink"/>
            <w:rFonts w:eastAsia="Times New Roman"/>
            <w:noProof/>
          </w:rPr>
          <w:t>MUACPF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2"/>
        <w:tabs>
          <w:tab w:val="right" w:leader="dot" w:pos="9350"/>
        </w:tabs>
        <w:rPr>
          <w:noProof/>
        </w:rPr>
      </w:pPr>
      <w:hyperlink w:anchor="_Toc16153478" w:history="1">
        <w:r w:rsidRPr="00126B3F">
          <w:rPr>
            <w:rStyle w:val="Hyperlink"/>
            <w:rFonts w:eastAsia="Times New Roman"/>
            <w:noProof/>
          </w:rPr>
          <w:t>Layer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3"/>
        <w:tabs>
          <w:tab w:val="right" w:leader="dot" w:pos="9350"/>
        </w:tabs>
        <w:rPr>
          <w:noProof/>
        </w:rPr>
      </w:pPr>
      <w:hyperlink w:anchor="_Toc16153479" w:history="1">
        <w:r w:rsidRPr="00126B3F">
          <w:rPr>
            <w:rStyle w:val="Hyperlink"/>
            <w:rFonts w:eastAsia="Times New Roman"/>
            <w:noProof/>
          </w:rPr>
          <w:t>Acpf Hzn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80" w:history="1">
        <w:r w:rsidRPr="00126B3F">
          <w:rPr>
            <w:rStyle w:val="Hyperlink"/>
            <w:rFonts w:eastAsia="Times New Roman"/>
            <w:noProof/>
          </w:rPr>
          <w:t>Set depths used for increments and organize variables for SOC stock calculations.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81" w:history="1">
        <w:r w:rsidRPr="00126B3F">
          <w:rPr>
            <w:rStyle w:val="Hyperlink"/>
            <w:rFonts w:eastAsia="Times New Roman"/>
            <w:noProof/>
          </w:rPr>
          <w:t>Execute SOC layer 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3"/>
        <w:tabs>
          <w:tab w:val="right" w:leader="dot" w:pos="9350"/>
        </w:tabs>
        <w:rPr>
          <w:noProof/>
        </w:rPr>
      </w:pPr>
      <w:hyperlink w:anchor="_Toc16153482" w:history="1">
        <w:r w:rsidRPr="00126B3F">
          <w:rPr>
            <w:rStyle w:val="Hyperlink"/>
            <w:rFonts w:eastAsia="Times New Roman"/>
            <w:noProof/>
          </w:rPr>
          <w:t>Sum SOC Layers within Each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83" w:history="1">
        <w:r w:rsidRPr="00126B3F">
          <w:rPr>
            <w:rStyle w:val="Hyperlink"/>
            <w:rFonts w:eastAsia="Times New Roman"/>
            <w:noProof/>
          </w:rPr>
          <w:t>Weighted average of components within each map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84" w:history="1">
        <w:r w:rsidRPr="00126B3F">
          <w:rPr>
            <w:rStyle w:val="Hyperlink"/>
            <w:rFonts w:eastAsia="Times New Roman"/>
            <w:noProof/>
          </w:rPr>
          <w:t>SOC4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4"/>
        <w:tabs>
          <w:tab w:val="right" w:leader="dot" w:pos="9350"/>
        </w:tabs>
        <w:rPr>
          <w:noProof/>
        </w:rPr>
      </w:pPr>
      <w:hyperlink w:anchor="_Toc16153485" w:history="1">
        <w:r w:rsidRPr="00126B3F">
          <w:rPr>
            <w:rStyle w:val="Hyperlink"/>
            <w:rFonts w:eastAsia="Times New Roman"/>
            <w:noProof/>
          </w:rPr>
          <w:t>Creates weighted average by land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3"/>
        <w:tabs>
          <w:tab w:val="right" w:leader="dot" w:pos="9350"/>
        </w:tabs>
        <w:rPr>
          <w:noProof/>
        </w:rPr>
      </w:pPr>
      <w:hyperlink w:anchor="_Toc16153486" w:history="1">
        <w:r w:rsidRPr="00126B3F">
          <w:rPr>
            <w:rStyle w:val="Hyperlink"/>
            <w:rFonts w:eastAsia="Times New Roman"/>
            <w:noProof/>
          </w:rPr>
          <w:t>Final Table Output by Landunit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2"/>
        <w:tabs>
          <w:tab w:val="right" w:leader="dot" w:pos="9350"/>
        </w:tabs>
        <w:rPr>
          <w:noProof/>
        </w:rPr>
      </w:pPr>
      <w:hyperlink w:anchor="_Toc16153487" w:history="1">
        <w:r w:rsidRPr="00126B3F">
          <w:rPr>
            <w:rStyle w:val="Hyperlink"/>
            <w:rFonts w:eastAsia="Times New Roman"/>
            <w:noProof/>
          </w:rPr>
          <w:t>Global Soil Organic Carbon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TOC2"/>
        <w:tabs>
          <w:tab w:val="right" w:leader="dot" w:pos="9350"/>
        </w:tabs>
        <w:rPr>
          <w:noProof/>
        </w:rPr>
      </w:pPr>
      <w:hyperlink w:anchor="_Toc16153488" w:history="1">
        <w:r w:rsidRPr="00126B3F">
          <w:rPr>
            <w:rStyle w:val="Hyperlink"/>
            <w:rFonts w:eastAsia="Times New Roman"/>
            <w:noProof/>
          </w:rPr>
          <w:t>Sources and Citations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81329" w:rsidRDefault="00081329" w:rsidP="00081329">
      <w:pPr>
        <w:pStyle w:val="Heading1"/>
        <w:rPr>
          <w:rFonts w:eastAsia="Times New Roman"/>
          <w:sz w:val="57"/>
          <w:szCs w:val="57"/>
        </w:rPr>
      </w:pPr>
      <w:r>
        <w:rPr>
          <w:rFonts w:eastAsia="Times New Roman"/>
          <w:sz w:val="57"/>
          <w:szCs w:val="57"/>
        </w:rPr>
        <w:fldChar w:fldCharType="end"/>
      </w:r>
      <w:bookmarkStart w:id="0" w:name="_GoBack"/>
      <w:bookmarkEnd w:id="0"/>
    </w:p>
    <w:p w:rsidR="00000000" w:rsidRDefault="008600E2">
      <w:pPr>
        <w:pStyle w:val="Heading1"/>
        <w:rPr>
          <w:rFonts w:eastAsia="Times New Roman"/>
          <w:sz w:val="57"/>
          <w:szCs w:val="57"/>
        </w:rPr>
      </w:pPr>
      <w:bookmarkStart w:id="1" w:name="_Toc16153465"/>
      <w:r>
        <w:rPr>
          <w:rFonts w:eastAsia="Times New Roman"/>
          <w:sz w:val="57"/>
          <w:szCs w:val="57"/>
        </w:rPr>
        <w:t>Soil Organic Carbon Stocks</w:t>
      </w:r>
      <w:bookmarkEnd w:id="1"/>
    </w:p>
    <w:p w:rsidR="00000000" w:rsidRDefault="008600E2" w:rsidP="00081329">
      <w:pPr>
        <w:rPr>
          <w:rFonts w:eastAsia="Times New Roman"/>
          <w:sz w:val="27"/>
          <w:szCs w:val="27"/>
        </w:rPr>
      </w:pPr>
      <w:r>
        <w:rPr>
          <w:rFonts w:eastAsia="Times New Roman"/>
        </w:rPr>
        <w:t>J. Nemece</w:t>
      </w:r>
      <w:del w:id="2" w:author="Achen, Aaron - NRCS, Lincoln, NE" w:date="2019-08-08T10:00:00Z">
        <w:r w:rsidDel="00490801">
          <w:rPr>
            <w:rFonts w:eastAsia="Times New Roman"/>
          </w:rPr>
          <w:delText>c</w:delText>
        </w:r>
      </w:del>
      <w:r>
        <w:rPr>
          <w:rFonts w:eastAsia="Times New Roman"/>
        </w:rPr>
        <w:t>k, S.A. Wills</w:t>
      </w:r>
      <w:ins w:id="3" w:author="Achen, Aaron - NRCS, Lincoln, NE" w:date="2019-07-23T11:25:00Z">
        <w:r>
          <w:rPr>
            <w:rFonts w:eastAsia="Times New Roman"/>
          </w:rPr>
          <w:t>,</w:t>
        </w:r>
      </w:ins>
      <w:r>
        <w:rPr>
          <w:rFonts w:eastAsia="Times New Roman"/>
        </w:rPr>
        <w:t xml:space="preserve"> and C. Ferguson</w:t>
      </w:r>
    </w:p>
    <w:p w:rsidR="00000000" w:rsidRDefault="008600E2" w:rsidP="00081329">
      <w:pPr>
        <w:rPr>
          <w:rFonts w:eastAsia="Times New Roman"/>
        </w:rPr>
      </w:pPr>
      <w:r>
        <w:rPr>
          <w:rFonts w:eastAsia="Times New Roman"/>
        </w:rPr>
        <w:t xml:space="preserve">First created on </w:t>
      </w:r>
      <w:del w:id="4" w:author="Achen, Aaron - NRCS, Lincoln, NE" w:date="2019-08-08T10:02:00Z">
        <w:r w:rsidDel="00490801">
          <w:rPr>
            <w:rFonts w:eastAsia="Times New Roman"/>
          </w:rPr>
          <w:delText xml:space="preserve">October 12, </w:delText>
        </w:r>
      </w:del>
      <w:r>
        <w:rPr>
          <w:rFonts w:eastAsia="Times New Roman"/>
        </w:rPr>
        <w:t>2017</w:t>
      </w:r>
      <w:ins w:id="5" w:author="Achen, Aaron - NRCS, Lincoln, NE" w:date="2019-08-08T10:02:00Z">
        <w:r w:rsidR="00490801">
          <w:rPr>
            <w:rFonts w:eastAsia="Times New Roman"/>
          </w:rPr>
          <w:t>-11-12</w:t>
        </w:r>
      </w:ins>
      <w:r>
        <w:rPr>
          <w:rFonts w:eastAsia="Times New Roman"/>
        </w:rPr>
        <w:t xml:space="preserve">. Updated on </w:t>
      </w:r>
      <w:r>
        <w:rPr>
          <w:rFonts w:eastAsia="Times New Roman"/>
        </w:rPr>
        <w:t>2019</w:t>
      </w:r>
      <w:r>
        <w:rPr>
          <w:rFonts w:eastAsia="Times New Roman"/>
        </w:rPr>
        <w:t>-07-09</w:t>
      </w:r>
      <w:ins w:id="6" w:author="Achen, Aaron - NRCS, Lincoln, NE" w:date="2019-07-23T11:25:00Z">
        <w:r>
          <w:rPr>
            <w:rFonts w:eastAsia="Times New Roman"/>
          </w:rPr>
          <w:t>.</w:t>
        </w:r>
      </w:ins>
    </w:p>
    <w:p w:rsidR="00000000" w:rsidRDefault="008600E2">
      <w:pPr>
        <w:pStyle w:val="Heading1"/>
        <w:divId w:val="818957946"/>
        <w:rPr>
          <w:rFonts w:eastAsia="Times New Roman"/>
        </w:rPr>
      </w:pPr>
      <w:bookmarkStart w:id="7" w:name="_Toc16153466"/>
      <w:r>
        <w:rPr>
          <w:rFonts w:eastAsia="Times New Roman"/>
        </w:rPr>
        <w:t xml:space="preserve">Soil Organic Carbon Stocks by </w:t>
      </w:r>
      <w:proofErr w:type="spellStart"/>
      <w:r>
        <w:rPr>
          <w:rFonts w:eastAsia="Times New Roman"/>
        </w:rPr>
        <w:t>Landunit</w:t>
      </w:r>
      <w:bookmarkEnd w:id="7"/>
      <w:proofErr w:type="spellEnd"/>
    </w:p>
    <w:p w:rsidR="00000000" w:rsidRDefault="008600E2">
      <w:pPr>
        <w:pStyle w:val="NormalWeb"/>
        <w:divId w:val="818957946"/>
        <w:rPr>
          <w:ins w:id="8" w:author="Achen, Aaron - NRCS, Lincoln, NE" w:date="2019-07-23T11:26:00Z"/>
        </w:rPr>
      </w:pPr>
      <w:hyperlink r:id="rId5" w:history="1">
        <w:r>
          <w:rPr>
            <w:rStyle w:val="Hyperlink"/>
          </w:rPr>
          <w:t>SQL Script Soil Organic Carbon Stock</w:t>
        </w:r>
      </w:hyperlink>
      <w:r>
        <w:t xml:space="preserve"> </w:t>
      </w:r>
    </w:p>
    <w:p w:rsidR="00490801" w:rsidRDefault="008600E2">
      <w:pPr>
        <w:pStyle w:val="NormalWeb"/>
        <w:divId w:val="818957946"/>
        <w:rPr>
          <w:ins w:id="9" w:author="Achen, Aaron - NRCS, Lincoln, NE" w:date="2019-08-08T10:03:00Z"/>
        </w:rPr>
      </w:pPr>
      <w:r>
        <w:t xml:space="preserve">This query </w:t>
      </w:r>
      <w:del w:id="10" w:author="Achen, Aaron - NRCS, Lincoln, NE" w:date="2019-07-23T11:26:00Z">
        <w:r>
          <w:delText xml:space="preserve">is meant to be </w:delText>
        </w:r>
      </w:del>
      <w:r>
        <w:t>run</w:t>
      </w:r>
      <w:ins w:id="11" w:author="Achen, Aaron - NRCS, Lincoln, NE" w:date="2019-07-23T11:26:00Z">
        <w:r>
          <w:t>s</w:t>
        </w:r>
      </w:ins>
      <w:r>
        <w:t xml:space="preserve"> through the </w:t>
      </w:r>
      <w:hyperlink r:id="rId6" w:history="1">
        <w:r>
          <w:rPr>
            <w:rStyle w:val="Hyperlink"/>
          </w:rPr>
          <w:t>Soil Data Access</w:t>
        </w:r>
      </w:hyperlink>
      <w:r>
        <w:t xml:space="preserve"> tabular data query portal. Th</w:t>
      </w:r>
      <w:ins w:id="12" w:author="Achen, Aaron - NRCS, Lincoln, NE" w:date="2019-07-23T12:18:00Z">
        <w:r>
          <w:t>e</w:t>
        </w:r>
      </w:ins>
      <w:del w:id="13" w:author="Achen, Aaron - NRCS, Lincoln, NE" w:date="2019-07-23T12:18:00Z">
        <w:r>
          <w:delText>is</w:delText>
        </w:r>
      </w:del>
      <w:r>
        <w:t xml:space="preserve"> </w:t>
      </w:r>
      <w:del w:id="14" w:author="Achen, Aaron - NRCS, Lincoln, NE" w:date="2019-07-23T12:18:00Z">
        <w:r>
          <w:delText xml:space="preserve">interface </w:delText>
        </w:r>
      </w:del>
      <w:ins w:id="15" w:author="Achen, Aaron - NRCS, Lincoln, NE" w:date="2019-07-23T12:18:00Z">
        <w:r>
          <w:t xml:space="preserve">portal </w:t>
        </w:r>
      </w:ins>
      <w:r>
        <w:t xml:space="preserve">queries current databases maintained by the U.S. National Cooperative Soil Survey. </w:t>
      </w:r>
    </w:p>
    <w:p w:rsidR="00000000" w:rsidRDefault="008600E2">
      <w:pPr>
        <w:pStyle w:val="NormalWeb"/>
        <w:divId w:val="818957946"/>
      </w:pPr>
      <w:r>
        <w:t xml:space="preserve">Soil organic carbon (SOC) stocks are estimates of the total mass of SOC in </w:t>
      </w:r>
      <w:ins w:id="16" w:author="Achen, Aaron - NRCS, Lincoln, NE" w:date="2019-07-23T12:19:00Z">
        <w:r>
          <w:t>a</w:t>
        </w:r>
      </w:ins>
      <w:del w:id="17" w:author="Achen, Aaron - NRCS, Lincoln, NE" w:date="2019-07-23T12:19:00Z">
        <w:r>
          <w:delText>total</w:delText>
        </w:r>
      </w:del>
      <w:r>
        <w:t xml:space="preserve"> soil profile for a</w:t>
      </w:r>
      <w:r>
        <w:t xml:space="preserve"> given depth (0 cm </w:t>
      </w:r>
      <w:del w:id="18" w:author="Achen, Aaron - NRCS, Lincoln, NE" w:date="2019-08-06T15:01:00Z">
        <w:r>
          <w:delText xml:space="preserve">to the any predetermined depth) </w:delText>
        </w:r>
      </w:del>
      <w:r>
        <w:t>up to the depth of the soil profile</w:t>
      </w:r>
      <w:ins w:id="19" w:author="Achen, Aaron - NRCS, Lincoln, NE" w:date="2019-07-23T12:19:00Z">
        <w:r>
          <w:t>)</w:t>
        </w:r>
      </w:ins>
      <w:r>
        <w:t xml:space="preserve">. SOC stocks </w:t>
      </w:r>
      <w:del w:id="20" w:author="Achen, Aaron - NRCS, Lincoln, NE" w:date="2019-08-06T15:01:00Z">
        <w:r>
          <w:delText xml:space="preserve">present </w:delText>
        </w:r>
      </w:del>
      <w:r>
        <w:t>in each soil component and map</w:t>
      </w:r>
      <w:ins w:id="21" w:author="Achen, Aaron - NRCS, Lincoln, NE" w:date="2019-07-23T12:22:00Z">
        <w:r>
          <w:t xml:space="preserve"> </w:t>
        </w:r>
      </w:ins>
      <w:r>
        <w:t xml:space="preserve">unit </w:t>
      </w:r>
      <w:del w:id="22" w:author="Achen, Aaron - NRCS, Lincoln, NE" w:date="2019-07-23T12:22:00Z">
        <w:r>
          <w:delText xml:space="preserve">is </w:delText>
        </w:r>
      </w:del>
      <w:ins w:id="23" w:author="Achen, Aaron - NRCS, Lincoln, NE" w:date="2019-07-23T12:22:00Z">
        <w:r>
          <w:t xml:space="preserve">are </w:t>
        </w:r>
      </w:ins>
      <w:r>
        <w:t xml:space="preserve">expressed in metric tons (Mg) per hectare for predetermined depth increments. </w:t>
      </w:r>
      <w:del w:id="24" w:author="Achen, Aaron - NRCS, Lincoln, NE" w:date="2019-07-23T12:22:00Z">
        <w:r>
          <w:delText xml:space="preserve">NULL </w:delText>
        </w:r>
      </w:del>
      <w:ins w:id="25" w:author="Achen, Aaron - NRCS, Lincoln, NE" w:date="2019-07-23T12:22:00Z">
        <w:r>
          <w:t xml:space="preserve">Null </w:t>
        </w:r>
      </w:ins>
      <w:r>
        <w:t>values are presen</w:t>
      </w:r>
      <w:r>
        <w:t>ted where data are incomplete or not available.</w:t>
      </w:r>
    </w:p>
    <w:p w:rsidR="00000000" w:rsidRDefault="008600E2">
      <w:pPr>
        <w:pStyle w:val="NormalWeb"/>
        <w:divId w:val="818957946"/>
      </w:pPr>
      <w:r>
        <w:t xml:space="preserve">General </w:t>
      </w:r>
      <w:del w:id="26" w:author="Achen, Aaron - NRCS, Lincoln, NE" w:date="2019-08-08T10:41:00Z">
        <w:r w:rsidDel="00B93212">
          <w:delText>I</w:delText>
        </w:r>
      </w:del>
      <w:ins w:id="27" w:author="Achen, Aaron - NRCS, Lincoln, NE" w:date="2019-08-08T10:41:00Z">
        <w:r w:rsidR="00B93212">
          <w:t>i</w:t>
        </w:r>
      </w:ins>
      <w:r>
        <w:t xml:space="preserve">nformation </w:t>
      </w:r>
      <w:r>
        <w:t>about this query:</w:t>
      </w:r>
    </w:p>
    <w:p w:rsidR="00000000" w:rsidRDefault="008600E2">
      <w:pPr>
        <w:numPr>
          <w:ilvl w:val="0"/>
          <w:numId w:val="3"/>
        </w:numPr>
        <w:spacing w:before="100" w:beforeAutospacing="1" w:after="100" w:afterAutospacing="1"/>
        <w:divId w:val="818957946"/>
        <w:rPr>
          <w:rFonts w:eastAsia="Times New Roman"/>
        </w:rPr>
      </w:pPr>
      <w:ins w:id="28" w:author="Achen, Aaron - NRCS, Lincoln, NE" w:date="2019-08-06T15:02:00Z">
        <w:r>
          <w:rPr>
            <w:rFonts w:eastAsia="Times New Roman"/>
          </w:rPr>
          <w:t>It</w:t>
        </w:r>
        <w:r>
          <w:rPr>
            <w:rFonts w:eastAsia="Times New Roman"/>
          </w:rPr>
          <w:t xml:space="preserve"> </w:t>
        </w:r>
      </w:ins>
      <w:del w:id="29" w:author="Achen, Aaron - NRCS, Lincoln, NE" w:date="2019-08-06T15:02:00Z">
        <w:r>
          <w:rPr>
            <w:rFonts w:eastAsia="Times New Roman"/>
          </w:rPr>
          <w:delText>U</w:delText>
        </w:r>
      </w:del>
      <w:ins w:id="30" w:author="Achen, Aaron - NRCS, Lincoln, NE" w:date="2019-08-06T15:02:00Z">
        <w:r>
          <w:rPr>
            <w:rFonts w:eastAsia="Times New Roman"/>
          </w:rPr>
          <w:t>u</w:t>
        </w:r>
      </w:ins>
      <w:r>
        <w:rPr>
          <w:rFonts w:eastAsia="Times New Roman"/>
        </w:rPr>
        <w:t>ses all components with horizon data</w:t>
      </w:r>
      <w:ins w:id="31" w:author="Achen, Aaron - NRCS, Lincoln, NE" w:date="2019-07-23T12:23:00Z">
        <w:r>
          <w:rPr>
            <w:rFonts w:eastAsia="Times New Roman"/>
          </w:rPr>
          <w:t>; and</w:t>
        </w:r>
      </w:ins>
      <w:del w:id="32" w:author="Achen, Aaron - NRCS, Lincoln, NE" w:date="2019-07-23T12:23:00Z">
        <w:r>
          <w:rPr>
            <w:rFonts w:eastAsia="Times New Roman"/>
          </w:rPr>
          <w:delText>.</w:delText>
        </w:r>
      </w:del>
    </w:p>
    <w:p w:rsidR="00000000" w:rsidRDefault="008600E2">
      <w:pPr>
        <w:numPr>
          <w:ilvl w:val="0"/>
          <w:numId w:val="3"/>
        </w:numPr>
        <w:spacing w:before="100" w:beforeAutospacing="1" w:after="100" w:afterAutospacing="1"/>
        <w:divId w:val="818957946"/>
        <w:rPr>
          <w:rFonts w:eastAsia="Times New Roman"/>
        </w:rPr>
      </w:pPr>
      <w:ins w:id="33" w:author="Achen, Aaron - NRCS, Lincoln, NE" w:date="2019-08-06T15:02:00Z">
        <w:r>
          <w:rPr>
            <w:rFonts w:eastAsia="Times New Roman"/>
          </w:rPr>
          <w:t xml:space="preserve">It </w:t>
        </w:r>
      </w:ins>
      <w:del w:id="34" w:author="Achen, Aaron - NRCS, Lincoln, NE" w:date="2019-08-06T15:02:00Z">
        <w:r>
          <w:rPr>
            <w:rFonts w:eastAsia="Times New Roman"/>
          </w:rPr>
          <w:delText>D</w:delText>
        </w:r>
      </w:del>
      <w:ins w:id="35" w:author="Achen, Aaron - NRCS, Lincoln, NE" w:date="2019-08-06T15:02:00Z">
        <w:r>
          <w:rPr>
            <w:rFonts w:eastAsia="Times New Roman"/>
          </w:rPr>
          <w:t>d</w:t>
        </w:r>
      </w:ins>
      <w:r>
        <w:rPr>
          <w:rFonts w:eastAsia="Times New Roman"/>
        </w:rPr>
        <w:t xml:space="preserve">oes not calculate component SOC </w:t>
      </w:r>
      <w:r>
        <w:rPr>
          <w:rFonts w:eastAsia="Times New Roman"/>
        </w:rPr>
        <w:t xml:space="preserve">below the following component restrictions: </w:t>
      </w:r>
    </w:p>
    <w:p w:rsidR="00000000" w:rsidRDefault="008600E2">
      <w:pPr>
        <w:numPr>
          <w:ilvl w:val="1"/>
          <w:numId w:val="3"/>
        </w:numPr>
        <w:spacing w:before="100" w:beforeAutospacing="1" w:after="100" w:afterAutospacing="1"/>
        <w:divId w:val="818957946"/>
        <w:rPr>
          <w:rFonts w:eastAsia="Times New Roman"/>
        </w:rPr>
      </w:pPr>
      <w:r>
        <w:rPr>
          <w:rFonts w:eastAsia="Times New Roman"/>
        </w:rPr>
        <w:t xml:space="preserve">Lithic bedrock, </w:t>
      </w:r>
      <w:del w:id="36" w:author="Achen, Aaron - NRCS, Lincoln, NE" w:date="2019-07-23T12:23:00Z">
        <w:r>
          <w:rPr>
            <w:rFonts w:eastAsia="Times New Roman"/>
          </w:rPr>
          <w:delText>P</w:delText>
        </w:r>
      </w:del>
      <w:ins w:id="37" w:author="Achen, Aaron - NRCS, Lincoln, NE" w:date="2019-07-23T12:23:00Z">
        <w:r>
          <w:rPr>
            <w:rFonts w:eastAsia="Times New Roman"/>
          </w:rPr>
          <w:t>p</w:t>
        </w:r>
      </w:ins>
      <w:r>
        <w:rPr>
          <w:rFonts w:eastAsia="Times New Roman"/>
        </w:rPr>
        <w:t xml:space="preserve">aralithic bedrock, </w:t>
      </w:r>
      <w:del w:id="38" w:author="Achen, Aaron - NRCS, Lincoln, NE" w:date="2019-07-23T12:23:00Z">
        <w:r>
          <w:rPr>
            <w:rFonts w:eastAsia="Times New Roman"/>
          </w:rPr>
          <w:delText>D</w:delText>
        </w:r>
      </w:del>
      <w:proofErr w:type="spellStart"/>
      <w:ins w:id="39" w:author="Achen, Aaron - NRCS, Lincoln, NE" w:date="2019-07-23T12:23:00Z">
        <w:r>
          <w:rPr>
            <w:rFonts w:eastAsia="Times New Roman"/>
          </w:rPr>
          <w:t>d</w:t>
        </w:r>
      </w:ins>
      <w:r>
        <w:rPr>
          <w:rFonts w:eastAsia="Times New Roman"/>
        </w:rPr>
        <w:t>ensic</w:t>
      </w:r>
      <w:proofErr w:type="spellEnd"/>
      <w:r>
        <w:rPr>
          <w:rFonts w:eastAsia="Times New Roman"/>
        </w:rPr>
        <w:t xml:space="preserve"> bedrock, </w:t>
      </w:r>
      <w:del w:id="40" w:author="Achen, Aaron - NRCS, Lincoln, NE" w:date="2019-07-23T12:23:00Z">
        <w:r>
          <w:rPr>
            <w:rFonts w:eastAsia="Times New Roman"/>
          </w:rPr>
          <w:delText>F</w:delText>
        </w:r>
      </w:del>
      <w:ins w:id="41" w:author="Achen, Aaron - NRCS, Lincoln, NE" w:date="2019-07-23T12:23:00Z">
        <w:r>
          <w:rPr>
            <w:rFonts w:eastAsia="Times New Roman"/>
          </w:rPr>
          <w:t>f</w:t>
        </w:r>
      </w:ins>
      <w:r>
        <w:rPr>
          <w:rFonts w:eastAsia="Times New Roman"/>
        </w:rPr>
        <w:t xml:space="preserve">ragipan, </w:t>
      </w:r>
      <w:del w:id="42" w:author="Achen, Aaron - NRCS, Lincoln, NE" w:date="2019-07-23T12:23:00Z">
        <w:r>
          <w:rPr>
            <w:rFonts w:eastAsia="Times New Roman"/>
          </w:rPr>
          <w:delText>D</w:delText>
        </w:r>
      </w:del>
      <w:proofErr w:type="spellStart"/>
      <w:ins w:id="43" w:author="Achen, Aaron - NRCS, Lincoln, NE" w:date="2019-07-23T12:23:00Z">
        <w:r>
          <w:rPr>
            <w:rFonts w:eastAsia="Times New Roman"/>
          </w:rPr>
          <w:t>d</w:t>
        </w:r>
      </w:ins>
      <w:r>
        <w:rPr>
          <w:rFonts w:eastAsia="Times New Roman"/>
        </w:rPr>
        <w:t>uripan</w:t>
      </w:r>
      <w:proofErr w:type="spellEnd"/>
      <w:r>
        <w:rPr>
          <w:rFonts w:eastAsia="Times New Roman"/>
        </w:rPr>
        <w:t xml:space="preserve">, </w:t>
      </w:r>
      <w:del w:id="44" w:author="Achen, Aaron - NRCS, Lincoln, NE" w:date="2019-07-23T12:23:00Z">
        <w:r>
          <w:rPr>
            <w:rFonts w:eastAsia="Times New Roman"/>
          </w:rPr>
          <w:delText>S</w:delText>
        </w:r>
      </w:del>
      <w:ins w:id="45" w:author="Achen, Aaron - NRCS, Lincoln, NE" w:date="2019-07-23T12:23:00Z">
        <w:r>
          <w:rPr>
            <w:rFonts w:eastAsia="Times New Roman"/>
          </w:rPr>
          <w:t>s</w:t>
        </w:r>
      </w:ins>
      <w:r>
        <w:rPr>
          <w:rFonts w:eastAsia="Times New Roman"/>
        </w:rPr>
        <w:t xml:space="preserve">ulfuric, </w:t>
      </w:r>
      <w:del w:id="46" w:author="Achen, Aaron - NRCS, Lincoln, NE" w:date="2019-07-23T12:23:00Z">
        <w:r>
          <w:rPr>
            <w:rFonts w:eastAsia="Times New Roman"/>
          </w:rPr>
          <w:delText>P</w:delText>
        </w:r>
      </w:del>
      <w:ins w:id="47" w:author="Achen, Aaron - NRCS, Lincoln, NE" w:date="2019-07-23T12:23:00Z">
        <w:r>
          <w:rPr>
            <w:rFonts w:eastAsia="Times New Roman"/>
          </w:rPr>
          <w:t>p</w:t>
        </w:r>
      </w:ins>
      <w:r>
        <w:rPr>
          <w:rFonts w:eastAsia="Times New Roman"/>
        </w:rPr>
        <w:t>etrocalcic</w:t>
      </w:r>
      <w:ins w:id="48" w:author="Achen, Aaron - NRCS, Lincoln, NE" w:date="2019-07-23T12:23:00Z">
        <w:r>
          <w:rPr>
            <w:rFonts w:eastAsia="Times New Roman"/>
          </w:rPr>
          <w:t>,</w:t>
        </w:r>
      </w:ins>
      <w:r>
        <w:rPr>
          <w:rFonts w:eastAsia="Times New Roman"/>
        </w:rPr>
        <w:t xml:space="preserve"> and </w:t>
      </w:r>
      <w:del w:id="49" w:author="Achen, Aaron - NRCS, Lincoln, NE" w:date="2019-07-23T12:24:00Z">
        <w:r>
          <w:rPr>
            <w:rFonts w:eastAsia="Times New Roman"/>
          </w:rPr>
          <w:delText>P</w:delText>
        </w:r>
      </w:del>
      <w:proofErr w:type="spellStart"/>
      <w:ins w:id="50" w:author="Achen, Aaron - NRCS, Lincoln, NE" w:date="2019-07-23T12:24:00Z">
        <w:r>
          <w:rPr>
            <w:rFonts w:eastAsia="Times New Roman"/>
          </w:rPr>
          <w:t>p</w:t>
        </w:r>
      </w:ins>
      <w:r>
        <w:rPr>
          <w:rFonts w:eastAsia="Times New Roman"/>
        </w:rPr>
        <w:t>etroferic</w:t>
      </w:r>
      <w:proofErr w:type="spellEnd"/>
      <w:ins w:id="51" w:author="Achen, Aaron - NRCS, Lincoln, NE" w:date="2019-07-23T12:23:00Z">
        <w:r>
          <w:rPr>
            <w:rFonts w:eastAsia="Times New Roman"/>
          </w:rPr>
          <w:t>.</w:t>
        </w:r>
      </w:ins>
    </w:p>
    <w:p w:rsidR="00000000" w:rsidRDefault="008600E2">
      <w:pPr>
        <w:pStyle w:val="NormalWeb"/>
        <w:divId w:val="818957946"/>
      </w:pPr>
      <w:r>
        <w:rPr>
          <w:rStyle w:val="math"/>
        </w:rPr>
        <w:t>\[Layer\ SOC\ stock = (</w:t>
      </w:r>
      <w:proofErr w:type="spellStart"/>
      <w:r>
        <w:rPr>
          <w:rStyle w:val="math"/>
        </w:rPr>
        <w:t>hz</w:t>
      </w:r>
      <w:proofErr w:type="spellEnd"/>
      <w:r>
        <w:rPr>
          <w:rStyle w:val="math"/>
        </w:rPr>
        <w:t xml:space="preserve">_{T} * ( ( om / 1.724 ) * db3 ) * (100.0 - </w:t>
      </w:r>
      <w:proofErr w:type="spellStart"/>
      <w:r>
        <w:rPr>
          <w:rStyle w:val="math"/>
        </w:rPr>
        <w:t>fragvol</w:t>
      </w:r>
      <w:proofErr w:type="spellEnd"/>
      <w:r>
        <w:rPr>
          <w:rStyle w:val="math"/>
        </w:rPr>
        <w:t>) / 100.0)\]</w:t>
      </w:r>
    </w:p>
    <w:p w:rsidR="00000000" w:rsidRDefault="008600E2">
      <w:pPr>
        <w:pStyle w:val="NormalWeb"/>
        <w:divId w:val="818957946"/>
      </w:pPr>
      <w:r>
        <w:t xml:space="preserve">where </w:t>
      </w:r>
      <w:proofErr w:type="spellStart"/>
      <w:r>
        <w:rPr>
          <w:rStyle w:val="HTMLCode"/>
        </w:rPr>
        <w:t>hz</w:t>
      </w:r>
      <w:proofErr w:type="spellEnd"/>
      <w:r>
        <w:rPr>
          <w:rStyle w:val="HTMLCode"/>
        </w:rPr>
        <w:t>_{T}</w:t>
      </w:r>
      <w:r>
        <w:t xml:space="preserve"> = horizon thickness, </w:t>
      </w:r>
      <w:r>
        <w:rPr>
          <w:rStyle w:val="HTMLCode"/>
        </w:rPr>
        <w:t>om</w:t>
      </w:r>
      <w:r>
        <w:t xml:space="preserve"> = organic matter, </w:t>
      </w:r>
      <w:r>
        <w:rPr>
          <w:rStyle w:val="HTMLCode"/>
        </w:rPr>
        <w:t>db3</w:t>
      </w:r>
      <w:r>
        <w:t xml:space="preserve"> = bulk density and </w:t>
      </w:r>
      <w:proofErr w:type="spellStart"/>
      <w:r>
        <w:rPr>
          <w:rStyle w:val="HTMLCode"/>
        </w:rPr>
        <w:t>fragvol</w:t>
      </w:r>
      <w:proofErr w:type="spellEnd"/>
      <w:r>
        <w:t xml:space="preserve"> = coarse fragment volume.</w:t>
      </w:r>
    </w:p>
    <w:p w:rsidR="00000000" w:rsidRDefault="008600E2">
      <w:pPr>
        <w:pStyle w:val="Heading2"/>
        <w:divId w:val="408118850"/>
        <w:rPr>
          <w:rFonts w:eastAsia="Times New Roman"/>
        </w:rPr>
      </w:pPr>
      <w:bookmarkStart w:id="52" w:name="_Toc16153467"/>
      <w:r>
        <w:rPr>
          <w:rFonts w:eastAsia="Times New Roman"/>
        </w:rPr>
        <w:t>Rating Class and Values</w:t>
      </w:r>
      <w:bookmarkEnd w:id="52"/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722"/>
        <w:gridCol w:w="1389"/>
      </w:tblGrid>
      <w:tr w:rsidR="00000000">
        <w:trPr>
          <w:divId w:val="408118850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Rating Class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Value Range</w:t>
            </w:r>
          </w:p>
        </w:tc>
      </w:tr>
      <w:tr w:rsidR="00000000">
        <w:trPr>
          <w:divId w:val="40811885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Very Low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&gt;0 to &lt;10</w:t>
            </w:r>
          </w:p>
        </w:tc>
      </w:tr>
      <w:tr w:rsidR="00000000">
        <w:trPr>
          <w:divId w:val="40811885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Low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&gt;=10 to 25</w:t>
            </w:r>
          </w:p>
        </w:tc>
      </w:tr>
      <w:tr w:rsidR="00000000">
        <w:trPr>
          <w:divId w:val="40811885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&gt;=25 to &lt;50</w:t>
            </w:r>
          </w:p>
        </w:tc>
      </w:tr>
      <w:tr w:rsidR="00000000">
        <w:trPr>
          <w:divId w:val="40811885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High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&gt;=50 to 100</w:t>
            </w:r>
          </w:p>
        </w:tc>
      </w:tr>
      <w:tr w:rsidR="00000000">
        <w:trPr>
          <w:divId w:val="40811885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High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&gt;100</w:t>
            </w:r>
          </w:p>
        </w:tc>
      </w:tr>
    </w:tbl>
    <w:p w:rsidR="00000000" w:rsidRDefault="008600E2">
      <w:pPr>
        <w:pStyle w:val="Heading4"/>
        <w:divId w:val="100297116"/>
        <w:rPr>
          <w:rFonts w:eastAsia="Times New Roman"/>
        </w:rPr>
      </w:pPr>
      <w:bookmarkStart w:id="53" w:name="_Toc16153468"/>
      <w:r>
        <w:rPr>
          <w:rFonts w:eastAsia="Times New Roman"/>
        </w:rPr>
        <w:t xml:space="preserve">Insert identifier(s) string and WKT geometry for each </w:t>
      </w:r>
      <w:del w:id="54" w:author="Achen, Aaron - NRCS, Lincoln, NE" w:date="2019-08-08T10:06:00Z">
        <w:r w:rsidDel="00490801">
          <w:rPr>
            <w:rFonts w:eastAsia="Times New Roman"/>
          </w:rPr>
          <w:delText>A</w:delText>
        </w:r>
      </w:del>
      <w:ins w:id="55" w:author="Achen, Aaron - NRCS, Lincoln, NE" w:date="2019-08-08T10:06:00Z">
        <w:r w:rsidR="00490801">
          <w:rPr>
            <w:rFonts w:eastAsia="Times New Roman"/>
          </w:rPr>
          <w:t>a</w:t>
        </w:r>
      </w:ins>
      <w:r>
        <w:rPr>
          <w:rFonts w:eastAsia="Times New Roman"/>
        </w:rPr>
        <w:t xml:space="preserve">rea of </w:t>
      </w:r>
      <w:del w:id="56" w:author="Achen, Aaron - NRCS, Lincoln, NE" w:date="2019-08-08T10:06:00Z">
        <w:r w:rsidDel="00490801">
          <w:rPr>
            <w:rFonts w:eastAsia="Times New Roman"/>
          </w:rPr>
          <w:delText>I</w:delText>
        </w:r>
      </w:del>
      <w:ins w:id="57" w:author="Achen, Aaron - NRCS, Lincoln, NE" w:date="2019-08-08T10:06:00Z">
        <w:r w:rsidR="00490801">
          <w:rPr>
            <w:rFonts w:eastAsia="Times New Roman"/>
          </w:rPr>
          <w:t>i</w:t>
        </w:r>
      </w:ins>
      <w:r>
        <w:rPr>
          <w:rFonts w:eastAsia="Times New Roman"/>
        </w:rPr>
        <w:t>nterest (AOI) polygon</w:t>
      </w:r>
      <w:bookmarkEnd w:id="53"/>
    </w:p>
    <w:p w:rsidR="00000000" w:rsidRDefault="008600E2">
      <w:pPr>
        <w:pStyle w:val="HTMLPreformatted"/>
        <w:divId w:val="1192912879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@</w:t>
      </w:r>
      <w:proofErr w:type="spellStart"/>
      <w:r>
        <w:rPr>
          <w:rStyle w:val="HTMLCode"/>
        </w:rPr>
        <w:t>aoiGeom</w:t>
      </w:r>
      <w:proofErr w:type="spellEnd"/>
      <w:r>
        <w:rPr>
          <w:rStyle w:val="HTMLCode"/>
        </w:rPr>
        <w:t xml:space="preserve"> = GEOMETRY:</w:t>
      </w:r>
      <w:r>
        <w:rPr>
          <w:rStyle w:val="ch"/>
        </w:rPr>
        <w:t>:</w:t>
      </w:r>
      <w:proofErr w:type="spellStart"/>
      <w:r>
        <w:rPr>
          <w:rStyle w:val="ch"/>
        </w:rPr>
        <w:t>STGeomFromText</w:t>
      </w:r>
      <w:proofErr w:type="spellEnd"/>
      <w:r>
        <w:rPr>
          <w:rStyle w:val="HTMLCode"/>
        </w:rPr>
        <w:t>(</w:t>
      </w:r>
      <w:r>
        <w:rPr>
          <w:rStyle w:val="st"/>
        </w:rPr>
        <w:t>'MULTIPOLYGON (((-102.12335160658608 45.959173206572416, -102.13402890980223 45.959218442561564, -102.13386921506947 45.94464378</w:t>
      </w:r>
      <w:r>
        <w:rPr>
          <w:rStyle w:val="st"/>
        </w:rPr>
        <w:t>8188387, -102.12327175652177 45.944703605814198, -102.12335160658608 45.959173206572416)))'</w:t>
      </w:r>
      <w:r>
        <w:rPr>
          <w:rStyle w:val="HTMLCode"/>
        </w:rPr>
        <w:t xml:space="preserve">, </w:t>
      </w:r>
      <w:r>
        <w:rPr>
          <w:rStyle w:val="dv"/>
        </w:rPr>
        <w:t>4326</w:t>
      </w:r>
      <w:r>
        <w:rPr>
          <w:rStyle w:val="HTMLCode"/>
        </w:rPr>
        <w:t xml:space="preserve">);   </w:t>
      </w:r>
    </w:p>
    <w:p w:rsidR="00000000" w:rsidRDefault="008600E2">
      <w:pPr>
        <w:pStyle w:val="HTMLPreformatted"/>
        <w:divId w:val="1192912879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@</w:t>
      </w:r>
      <w:proofErr w:type="spellStart"/>
      <w:r>
        <w:rPr>
          <w:rStyle w:val="HTMLCode"/>
        </w:rPr>
        <w:t>aoiGeomFixed</w:t>
      </w:r>
      <w:proofErr w:type="spellEnd"/>
      <w:r>
        <w:rPr>
          <w:rStyle w:val="HTMLCode"/>
        </w:rPr>
        <w:t xml:space="preserve"> = @</w:t>
      </w:r>
      <w:proofErr w:type="spellStart"/>
      <w:r>
        <w:rPr>
          <w:rStyle w:val="HTMLCode"/>
        </w:rPr>
        <w:t>aoiGeom.MakeValid</w:t>
      </w:r>
      <w:proofErr w:type="spellEnd"/>
      <w:r>
        <w:rPr>
          <w:rStyle w:val="HTMLCode"/>
        </w:rPr>
        <w:t>().</w:t>
      </w:r>
      <w:proofErr w:type="spellStart"/>
      <w:r>
        <w:rPr>
          <w:rStyle w:val="HTMLCode"/>
        </w:rPr>
        <w:t>STUnion</w:t>
      </w:r>
      <w:proofErr w:type="spellEnd"/>
      <w:r>
        <w:rPr>
          <w:rStyle w:val="HTMLCode"/>
        </w:rPr>
        <w:t>(@</w:t>
      </w:r>
      <w:proofErr w:type="spellStart"/>
      <w:r>
        <w:rPr>
          <w:rStyle w:val="HTMLCode"/>
        </w:rPr>
        <w:t>aoiGeom.STStartPoint</w:t>
      </w:r>
      <w:proofErr w:type="spellEnd"/>
      <w:r>
        <w:rPr>
          <w:rStyle w:val="HTMLCode"/>
        </w:rPr>
        <w:t xml:space="preserve">());  </w:t>
      </w:r>
    </w:p>
    <w:p w:rsidR="00000000" w:rsidRDefault="008600E2">
      <w:pPr>
        <w:pStyle w:val="HTMLPreformatted"/>
        <w:divId w:val="1192912879"/>
        <w:rPr>
          <w:rStyle w:val="HTMLCode"/>
        </w:rPr>
      </w:pPr>
      <w:r>
        <w:rPr>
          <w:rStyle w:val="kw"/>
        </w:rPr>
        <w:t>INSERT</w:t>
      </w:r>
      <w:r>
        <w:rPr>
          <w:rStyle w:val="HTMLCode"/>
        </w:rPr>
        <w:t xml:space="preserve"> </w:t>
      </w:r>
      <w:r>
        <w:rPr>
          <w:rStyle w:val="kw"/>
        </w:rPr>
        <w:t>INTO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AoiTable</w:t>
      </w:r>
      <w:proofErr w:type="spellEnd"/>
      <w:r>
        <w:rPr>
          <w:rStyle w:val="HTMLCode"/>
        </w:rPr>
        <w:t xml:space="preserve"> (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aoigeom</w:t>
      </w:r>
      <w:proofErr w:type="spellEnd"/>
      <w:r>
        <w:rPr>
          <w:rStyle w:val="HTMLCode"/>
        </w:rPr>
        <w:t xml:space="preserve"> )  </w:t>
      </w:r>
    </w:p>
    <w:p w:rsidR="00000000" w:rsidRDefault="008600E2">
      <w:pPr>
        <w:pStyle w:val="HTMLPreformatted"/>
        <w:divId w:val="1192912879"/>
        <w:rPr>
          <w:rStyle w:val="HTMLCode"/>
        </w:rPr>
      </w:pPr>
      <w:r>
        <w:rPr>
          <w:rStyle w:val="kw"/>
        </w:rPr>
        <w:t>VALUES</w:t>
      </w:r>
      <w:r>
        <w:rPr>
          <w:rStyle w:val="HTMLCode"/>
        </w:rPr>
        <w:t xml:space="preserve"> (</w:t>
      </w:r>
      <w:r>
        <w:rPr>
          <w:rStyle w:val="st"/>
        </w:rPr>
        <w:t>'T9981 Fld3'</w:t>
      </w:r>
      <w:r>
        <w:rPr>
          <w:rStyle w:val="HTMLCode"/>
        </w:rPr>
        <w:t>, @</w:t>
      </w:r>
      <w:proofErr w:type="spellStart"/>
      <w:r>
        <w:rPr>
          <w:rStyle w:val="HTMLCode"/>
        </w:rPr>
        <w:t>aoiGeomFixed</w:t>
      </w:r>
      <w:proofErr w:type="spellEnd"/>
      <w:r>
        <w:rPr>
          <w:rStyle w:val="HTMLCode"/>
        </w:rPr>
        <w:t xml:space="preserve">); </w:t>
      </w:r>
    </w:p>
    <w:p w:rsidR="00000000" w:rsidRDefault="008600E2">
      <w:pPr>
        <w:pStyle w:val="HTMLPreformatted"/>
        <w:divId w:val="1192912879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@</w:t>
      </w:r>
      <w:proofErr w:type="spellStart"/>
      <w:r>
        <w:rPr>
          <w:rStyle w:val="HTMLCode"/>
        </w:rPr>
        <w:t>aoiGeom</w:t>
      </w:r>
      <w:proofErr w:type="spellEnd"/>
      <w:r>
        <w:rPr>
          <w:rStyle w:val="HTMLCode"/>
        </w:rPr>
        <w:t xml:space="preserve"> = GEOMETRY:</w:t>
      </w:r>
      <w:r>
        <w:rPr>
          <w:rStyle w:val="ch"/>
        </w:rPr>
        <w:t>:</w:t>
      </w:r>
      <w:proofErr w:type="spellStart"/>
      <w:r>
        <w:rPr>
          <w:rStyle w:val="ch"/>
        </w:rPr>
        <w:t>STGeomFromText</w:t>
      </w:r>
      <w:proofErr w:type="spellEnd"/>
      <w:r>
        <w:rPr>
          <w:rStyle w:val="HTMLCode"/>
        </w:rPr>
        <w:t>(</w:t>
      </w:r>
      <w:r>
        <w:rPr>
          <w:rStyle w:val="st"/>
        </w:rPr>
        <w:t xml:space="preserve">'MULTIPOLYGON (((-102.1130336443976 45.959162795100383, -102.12335160658608 45.959173206572416, </w:t>
      </w:r>
      <w:r>
        <w:rPr>
          <w:rStyle w:val="st"/>
        </w:rPr>
        <w:lastRenderedPageBreak/>
        <w:t>-102.12327175652177 45.944703605814198, -102.1128892282776 45.944710506326032, -102.11</w:t>
      </w:r>
      <w:r>
        <w:rPr>
          <w:rStyle w:val="st"/>
        </w:rPr>
        <w:t>30336443976 45.959162795100383)))'</w:t>
      </w:r>
      <w:r>
        <w:rPr>
          <w:rStyle w:val="HTMLCode"/>
        </w:rPr>
        <w:t xml:space="preserve">, </w:t>
      </w:r>
      <w:r>
        <w:rPr>
          <w:rStyle w:val="dv"/>
        </w:rPr>
        <w:t>4326</w:t>
      </w:r>
      <w:r>
        <w:rPr>
          <w:rStyle w:val="HTMLCode"/>
        </w:rPr>
        <w:t xml:space="preserve">);   </w:t>
      </w:r>
    </w:p>
    <w:p w:rsidR="00000000" w:rsidRDefault="008600E2">
      <w:pPr>
        <w:pStyle w:val="HTMLPreformatted"/>
        <w:divId w:val="1192912879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@</w:t>
      </w:r>
      <w:proofErr w:type="spellStart"/>
      <w:r>
        <w:rPr>
          <w:rStyle w:val="HTMLCode"/>
        </w:rPr>
        <w:t>aoiGeomFixed</w:t>
      </w:r>
      <w:proofErr w:type="spellEnd"/>
      <w:r>
        <w:rPr>
          <w:rStyle w:val="HTMLCode"/>
        </w:rPr>
        <w:t xml:space="preserve"> = @</w:t>
      </w:r>
      <w:proofErr w:type="spellStart"/>
      <w:r>
        <w:rPr>
          <w:rStyle w:val="HTMLCode"/>
        </w:rPr>
        <w:t>aoiGeom.MakeValid</w:t>
      </w:r>
      <w:proofErr w:type="spellEnd"/>
      <w:r>
        <w:rPr>
          <w:rStyle w:val="HTMLCode"/>
        </w:rPr>
        <w:t>().</w:t>
      </w:r>
      <w:proofErr w:type="spellStart"/>
      <w:r>
        <w:rPr>
          <w:rStyle w:val="HTMLCode"/>
        </w:rPr>
        <w:t>STUnion</w:t>
      </w:r>
      <w:proofErr w:type="spellEnd"/>
      <w:r>
        <w:rPr>
          <w:rStyle w:val="HTMLCode"/>
        </w:rPr>
        <w:t>(@</w:t>
      </w:r>
      <w:proofErr w:type="spellStart"/>
      <w:r>
        <w:rPr>
          <w:rStyle w:val="HTMLCode"/>
        </w:rPr>
        <w:t>aoiGeom.STStartPoint</w:t>
      </w:r>
      <w:proofErr w:type="spellEnd"/>
      <w:r>
        <w:rPr>
          <w:rStyle w:val="HTMLCode"/>
        </w:rPr>
        <w:t xml:space="preserve">());  </w:t>
      </w:r>
    </w:p>
    <w:p w:rsidR="00000000" w:rsidRDefault="008600E2">
      <w:pPr>
        <w:pStyle w:val="HTMLPreformatted"/>
        <w:divId w:val="1192912879"/>
        <w:rPr>
          <w:rStyle w:val="HTMLCode"/>
        </w:rPr>
      </w:pPr>
      <w:r>
        <w:rPr>
          <w:rStyle w:val="kw"/>
        </w:rPr>
        <w:t>INSERT</w:t>
      </w:r>
      <w:r>
        <w:rPr>
          <w:rStyle w:val="HTMLCode"/>
        </w:rPr>
        <w:t xml:space="preserve"> </w:t>
      </w:r>
      <w:r>
        <w:rPr>
          <w:rStyle w:val="kw"/>
        </w:rPr>
        <w:t>INTO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AoiTable</w:t>
      </w:r>
      <w:proofErr w:type="spellEnd"/>
      <w:r>
        <w:rPr>
          <w:rStyle w:val="HTMLCode"/>
        </w:rPr>
        <w:t xml:space="preserve"> (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aoigeom</w:t>
      </w:r>
      <w:proofErr w:type="spellEnd"/>
      <w:r>
        <w:rPr>
          <w:rStyle w:val="HTMLCode"/>
        </w:rPr>
        <w:t xml:space="preserve"> )  </w:t>
      </w:r>
    </w:p>
    <w:p w:rsidR="00000000" w:rsidRDefault="008600E2">
      <w:pPr>
        <w:pStyle w:val="HTMLPreformatted"/>
        <w:divId w:val="1192912879"/>
      </w:pPr>
      <w:r>
        <w:rPr>
          <w:rStyle w:val="kw"/>
        </w:rPr>
        <w:t>VALUES</w:t>
      </w:r>
      <w:r>
        <w:rPr>
          <w:rStyle w:val="HTMLCode"/>
        </w:rPr>
        <w:t xml:space="preserve"> (</w:t>
      </w:r>
      <w:r>
        <w:rPr>
          <w:rStyle w:val="st"/>
        </w:rPr>
        <w:t>'T9981 Fld4'</w:t>
      </w:r>
      <w:r>
        <w:rPr>
          <w:rStyle w:val="HTMLCode"/>
        </w:rPr>
        <w:t>, @</w:t>
      </w:r>
      <w:proofErr w:type="spellStart"/>
      <w:r>
        <w:rPr>
          <w:rStyle w:val="HTMLCode"/>
        </w:rPr>
        <w:t>aoiGeomFixed</w:t>
      </w:r>
      <w:proofErr w:type="spellEnd"/>
      <w:r>
        <w:rPr>
          <w:rStyle w:val="HTMLCode"/>
        </w:rPr>
        <w:t>);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582"/>
        <w:gridCol w:w="995"/>
        <w:gridCol w:w="7783"/>
      </w:tblGrid>
      <w:tr w:rsidR="00000000">
        <w:trPr>
          <w:divId w:val="100297116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aoiid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aoigeom</w:t>
            </w:r>
            <w:proofErr w:type="spellEnd"/>
          </w:p>
        </w:tc>
      </w:tr>
      <w:tr w:rsidR="00000000">
        <w:trPr>
          <w:divId w:val="1002971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POLYGON ((-102.13386921506947 45.944643788188387, -102.12327175652177 45.9447036058142, -102.12335160658608 45.959173206572416, -102.13402890980223 45.959218442561564, -102.13386921506947 45.944643788188387))</w:t>
            </w:r>
          </w:p>
        </w:tc>
      </w:tr>
      <w:tr w:rsidR="00000000">
        <w:trPr>
          <w:divId w:val="1002971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POLYGON ((-102.12327175652177 45.</w:t>
            </w:r>
            <w:r>
              <w:rPr>
                <w:rFonts w:eastAsia="Times New Roman"/>
              </w:rPr>
              <w:t>9447036058142, -102.1128892282776 45.944710506326032, -102.1130336443976 45.959162795100383, -102.12335160658608 45.959173206572416, -102.12327175652177 45.9447036058142))</w:t>
            </w:r>
          </w:p>
        </w:tc>
      </w:tr>
    </w:tbl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85091322"/>
        <w:rPr>
          <w:rFonts w:eastAsia="Times New Roman"/>
        </w:rPr>
      </w:pPr>
      <w:bookmarkStart w:id="58" w:name="_Toc16153469"/>
      <w:r>
        <w:rPr>
          <w:rFonts w:eastAsia="Times New Roman"/>
        </w:rPr>
        <w:t>Create</w:t>
      </w:r>
      <w:del w:id="59" w:author="Achen, Aaron - NRCS, Lincoln, NE" w:date="2019-08-06T15:03:00Z">
        <w:r>
          <w:rPr>
            <w:rFonts w:eastAsia="Times New Roman"/>
          </w:rPr>
          <w:delText>s</w:delText>
        </w:r>
      </w:del>
      <w:r>
        <w:rPr>
          <w:rFonts w:eastAsia="Times New Roman"/>
        </w:rPr>
        <w:t xml:space="preserve"> </w:t>
      </w:r>
      <w:del w:id="60" w:author="Achen, Aaron - NRCS, Lincoln, NE" w:date="2019-08-08T10:06:00Z">
        <w:r w:rsidDel="00490801">
          <w:rPr>
            <w:rFonts w:eastAsia="Times New Roman"/>
          </w:rPr>
          <w:delText>S</w:delText>
        </w:r>
      </w:del>
      <w:ins w:id="61" w:author="Achen, Aaron - NRCS, Lincoln, NE" w:date="2019-08-08T10:06:00Z">
        <w:r w:rsidR="00490801">
          <w:rPr>
            <w:rFonts w:eastAsia="Times New Roman"/>
          </w:rPr>
          <w:t>s</w:t>
        </w:r>
      </w:ins>
      <w:r>
        <w:rPr>
          <w:rFonts w:eastAsia="Times New Roman"/>
        </w:rPr>
        <w:t xml:space="preserve">ummary </w:t>
      </w:r>
      <w:del w:id="62" w:author="Achen, Aaron - NRCS, Lincoln, NE" w:date="2019-08-08T10:06:00Z">
        <w:r w:rsidDel="00490801">
          <w:rPr>
            <w:rFonts w:eastAsia="Times New Roman"/>
          </w:rPr>
          <w:delText>A</w:delText>
        </w:r>
      </w:del>
      <w:ins w:id="63" w:author="Achen, Aaron - NRCS, Lincoln, NE" w:date="2019-08-08T10:06:00Z">
        <w:r w:rsidR="00490801">
          <w:rPr>
            <w:rFonts w:eastAsia="Times New Roman"/>
          </w:rPr>
          <w:t>a</w:t>
        </w:r>
      </w:ins>
      <w:r>
        <w:rPr>
          <w:rFonts w:eastAsia="Times New Roman"/>
        </w:rPr>
        <w:t xml:space="preserve">cres for each </w:t>
      </w:r>
      <w:proofErr w:type="spellStart"/>
      <w:r>
        <w:rPr>
          <w:rFonts w:eastAsia="Times New Roman"/>
        </w:rPr>
        <w:t>landunit</w:t>
      </w:r>
      <w:bookmarkEnd w:id="58"/>
      <w:proofErr w:type="spellEnd"/>
    </w:p>
    <w:p w:rsidR="00000000" w:rsidRDefault="008600E2">
      <w:pPr>
        <w:pStyle w:val="HTMLPreformatted"/>
        <w:divId w:val="709107623"/>
        <w:rPr>
          <w:rStyle w:val="HTMLCode"/>
        </w:rPr>
      </w:pPr>
      <w:r>
        <w:rPr>
          <w:rStyle w:val="kw"/>
        </w:rPr>
        <w:t>CREATE</w:t>
      </w:r>
      <w:r>
        <w:rPr>
          <w:rStyle w:val="HTMLCode"/>
        </w:rPr>
        <w:t xml:space="preserve"> </w:t>
      </w:r>
      <w:r>
        <w:rPr>
          <w:rStyle w:val="kw"/>
        </w:rPr>
        <w:t>TABLE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AoiAcres</w:t>
      </w:r>
      <w:proofErr w:type="spellEnd"/>
    </w:p>
    <w:p w:rsidR="00000000" w:rsidRDefault="008600E2">
      <w:pPr>
        <w:pStyle w:val="HTMLPreformatted"/>
        <w:divId w:val="709107623"/>
        <w:rPr>
          <w:rStyle w:val="HTMLCode"/>
        </w:rPr>
      </w:pPr>
      <w:r>
        <w:rPr>
          <w:rStyle w:val="HTMLCode"/>
        </w:rPr>
        <w:t xml:space="preserve">    (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709107623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70910762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FLOAT</w:t>
      </w:r>
    </w:p>
    <w:p w:rsidR="00000000" w:rsidRDefault="008600E2">
      <w:pPr>
        <w:pStyle w:val="HTMLPreformatted"/>
        <w:divId w:val="709107623"/>
      </w:pPr>
      <w:r>
        <w:rPr>
          <w:rStyle w:val="HTMLCode"/>
        </w:rPr>
        <w:t xml:space="preserve">    );</w:t>
      </w:r>
    </w:p>
    <w:p w:rsidR="00000000" w:rsidRDefault="008600E2">
      <w:pPr>
        <w:pStyle w:val="HTMLPreformatted"/>
        <w:divId w:val="1658192566"/>
        <w:rPr>
          <w:rStyle w:val="HTMLCode"/>
        </w:rPr>
      </w:pPr>
      <w:r>
        <w:rPr>
          <w:rStyle w:val="kw"/>
        </w:rPr>
        <w:t>INSERT</w:t>
      </w:r>
      <w:r>
        <w:rPr>
          <w:rStyle w:val="HTMLCode"/>
        </w:rPr>
        <w:t xml:space="preserve"> </w:t>
      </w:r>
      <w:r>
        <w:rPr>
          <w:rStyle w:val="kw"/>
        </w:rPr>
        <w:t>INTO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AoiAcres</w:t>
      </w:r>
      <w:proofErr w:type="spellEnd"/>
      <w:r>
        <w:rPr>
          <w:rStyle w:val="HTMLCode"/>
        </w:rPr>
        <w:t xml:space="preserve"> (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 xml:space="preserve"> )\</w:t>
      </w:r>
    </w:p>
    <w:p w:rsidR="00000000" w:rsidRDefault="008600E2">
      <w:pPr>
        <w:pStyle w:val="HTMLPreformatted"/>
        <w:divId w:val="1658192566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658192566"/>
        <w:rPr>
          <w:rStyle w:val="HTMLCode"/>
        </w:rPr>
      </w:pPr>
      <w:r>
        <w:rPr>
          <w:rStyle w:val="fu"/>
        </w:rPr>
        <w:t>SUM</w:t>
      </w:r>
      <w:r>
        <w:rPr>
          <w:rStyle w:val="HTMLCode"/>
        </w:rPr>
        <w:t xml:space="preserve">( </w:t>
      </w:r>
      <w:r>
        <w:rPr>
          <w:rStyle w:val="fu"/>
        </w:rPr>
        <w:t>ROUND</w:t>
      </w:r>
      <w:r>
        <w:rPr>
          <w:rStyle w:val="HTMLCode"/>
        </w:rPr>
        <w:t>( ( ( GEOGRAPHY:</w:t>
      </w:r>
      <w:r>
        <w:rPr>
          <w:rStyle w:val="ch"/>
        </w:rPr>
        <w:t>:</w:t>
      </w:r>
      <w:proofErr w:type="spellStart"/>
      <w:r>
        <w:rPr>
          <w:rStyle w:val="ch"/>
        </w:rPr>
        <w:t>STGeomFromWKB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aoigeom.STAsBinary</w:t>
      </w:r>
      <w:proofErr w:type="spellEnd"/>
      <w:r>
        <w:rPr>
          <w:rStyle w:val="HTMLCode"/>
        </w:rPr>
        <w:t xml:space="preserve">(), </w:t>
      </w:r>
      <w:r>
        <w:rPr>
          <w:rStyle w:val="dv"/>
        </w:rPr>
        <w:t>4326</w:t>
      </w:r>
      <w:r>
        <w:rPr>
          <w:rStyle w:val="HTMLCode"/>
        </w:rPr>
        <w:t xml:space="preserve"> ).</w:t>
      </w:r>
      <w:proofErr w:type="spellStart"/>
      <w:r>
        <w:rPr>
          <w:rStyle w:val="HTMLCode"/>
        </w:rPr>
        <w:t>STArea</w:t>
      </w:r>
      <w:proofErr w:type="spellEnd"/>
      <w:r>
        <w:rPr>
          <w:rStyle w:val="HTMLCode"/>
        </w:rPr>
        <w:t xml:space="preserve">() ) / </w:t>
      </w:r>
      <w:r>
        <w:rPr>
          <w:rStyle w:val="fl"/>
        </w:rPr>
        <w:t>4046.8564224</w:t>
      </w:r>
      <w:r>
        <w:rPr>
          <w:rStyle w:val="HTMLCode"/>
        </w:rPr>
        <w:t xml:space="preserve"> ), </w:t>
      </w:r>
      <w:r>
        <w:rPr>
          <w:rStyle w:val="dv"/>
        </w:rPr>
        <w:t>3</w:t>
      </w:r>
      <w:r>
        <w:rPr>
          <w:rStyle w:val="HTMLCode"/>
        </w:rPr>
        <w:t xml:space="preserve"> ) 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landunit_acres</w:t>
      </w:r>
      <w:proofErr w:type="spellEnd"/>
    </w:p>
    <w:p w:rsidR="00000000" w:rsidRDefault="008600E2">
      <w:pPr>
        <w:pStyle w:val="HTMLPreformatted"/>
        <w:divId w:val="1658192566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AoiTable</w:t>
      </w:r>
      <w:proofErr w:type="spellEnd"/>
    </w:p>
    <w:p w:rsidR="00000000" w:rsidRDefault="008600E2">
      <w:pPr>
        <w:pStyle w:val="HTMLPreformatted"/>
        <w:divId w:val="1658192566"/>
      </w:pPr>
      <w:r>
        <w:rPr>
          <w:rStyle w:val="kw"/>
        </w:rPr>
        <w:t>GROUP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>;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582"/>
        <w:gridCol w:w="1187"/>
        <w:gridCol w:w="1596"/>
      </w:tblGrid>
      <w:tr w:rsidR="00000000">
        <w:trPr>
          <w:divId w:val="1685091322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aoiid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landunit_acres</w:t>
            </w:r>
            <w:proofErr w:type="spellEnd"/>
          </w:p>
        </w:tc>
      </w:tr>
      <w:tr w:rsidR="00000000">
        <w:trPr>
          <w:divId w:val="168509132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328.952</w:t>
            </w:r>
          </w:p>
        </w:tc>
      </w:tr>
      <w:tr w:rsidR="00000000">
        <w:trPr>
          <w:divId w:val="168509132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318.722</w:t>
            </w:r>
          </w:p>
        </w:tc>
      </w:tr>
    </w:tbl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85161154"/>
        <w:rPr>
          <w:rFonts w:eastAsia="Times New Roman"/>
        </w:rPr>
      </w:pPr>
      <w:bookmarkStart w:id="64" w:name="_Toc16153470"/>
      <w:r>
        <w:rPr>
          <w:rFonts w:eastAsia="Times New Roman"/>
        </w:rPr>
        <w:t>Populate intersected soil polygon table with geometry</w:t>
      </w:r>
      <w:bookmarkEnd w:id="64"/>
    </w:p>
    <w:p w:rsidR="00000000" w:rsidRDefault="008600E2">
      <w:pPr>
        <w:pStyle w:val="HTMLPreformatted"/>
        <w:divId w:val="1473016287"/>
        <w:rPr>
          <w:rStyle w:val="HTMLCode"/>
        </w:rPr>
      </w:pPr>
      <w:r>
        <w:rPr>
          <w:rStyle w:val="co"/>
        </w:rPr>
        <w:t>-- Create intersected soil polygon table with geometry</w:t>
      </w:r>
    </w:p>
    <w:p w:rsidR="00000000" w:rsidRDefault="008600E2">
      <w:pPr>
        <w:pStyle w:val="HTMLPreformatted"/>
        <w:divId w:val="1473016287"/>
        <w:rPr>
          <w:rStyle w:val="HTMLCode"/>
        </w:rPr>
      </w:pPr>
      <w:r>
        <w:rPr>
          <w:rStyle w:val="kw"/>
        </w:rPr>
        <w:t>CREATE</w:t>
      </w:r>
      <w:r>
        <w:rPr>
          <w:rStyle w:val="HTMLCode"/>
        </w:rPr>
        <w:t xml:space="preserve"> </w:t>
      </w:r>
      <w:r>
        <w:rPr>
          <w:rStyle w:val="kw"/>
        </w:rPr>
        <w:t>TABLE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AoiSoils</w:t>
      </w:r>
      <w:proofErr w:type="spellEnd"/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1473016287"/>
        <w:rPr>
          <w:rStyle w:val="HTMLCode"/>
        </w:rPr>
      </w:pPr>
      <w:r>
        <w:rPr>
          <w:rStyle w:val="HTMLCode"/>
        </w:rPr>
        <w:t xml:space="preserve">    ( </w:t>
      </w:r>
      <w:proofErr w:type="spellStart"/>
      <w:r>
        <w:rPr>
          <w:rStyle w:val="HTMLCode"/>
        </w:rPr>
        <w:t>polyid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 xml:space="preserve"> IDENTITY (</w:t>
      </w:r>
      <w:r>
        <w:rPr>
          <w:rStyle w:val="dv"/>
        </w:rPr>
        <w:t>1</w:t>
      </w:r>
      <w:r>
        <w:rPr>
          <w:rStyle w:val="HTMLCode"/>
        </w:rPr>
        <w:t>,</w:t>
      </w:r>
      <w:r>
        <w:rPr>
          <w:rStyle w:val="dv"/>
        </w:rPr>
        <w:t>1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1473016287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473016287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1473016287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473016287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soilgeom</w:t>
      </w:r>
      <w:proofErr w:type="spellEnd"/>
      <w:r>
        <w:rPr>
          <w:rStyle w:val="HTMLCode"/>
        </w:rPr>
        <w:t xml:space="preserve"> GEOMETRY</w:t>
      </w:r>
    </w:p>
    <w:p w:rsidR="00000000" w:rsidRDefault="008600E2">
      <w:pPr>
        <w:pStyle w:val="HTMLPreformatted"/>
        <w:divId w:val="1473016287"/>
      </w:pPr>
      <w:r>
        <w:rPr>
          <w:rStyle w:val="HTMLCode"/>
        </w:rPr>
        <w:t xml:space="preserve">    );</w:t>
      </w:r>
    </w:p>
    <w:p w:rsidR="00000000" w:rsidRDefault="008600E2">
      <w:pPr>
        <w:pStyle w:val="HTMLPreformatted"/>
        <w:divId w:val="326597234"/>
        <w:rPr>
          <w:rStyle w:val="HTMLCode"/>
        </w:rPr>
      </w:pPr>
      <w:r>
        <w:rPr>
          <w:rStyle w:val="kw"/>
        </w:rPr>
        <w:t>INSERT</w:t>
      </w:r>
      <w:r>
        <w:rPr>
          <w:rStyle w:val="HTMLCode"/>
        </w:rPr>
        <w:t xml:space="preserve"> </w:t>
      </w:r>
      <w:r>
        <w:rPr>
          <w:rStyle w:val="kw"/>
        </w:rPr>
        <w:t>INTO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AoiSoils</w:t>
      </w:r>
      <w:proofErr w:type="spellEnd"/>
      <w:r>
        <w:rPr>
          <w:rStyle w:val="HTMLCode"/>
        </w:rPr>
        <w:t xml:space="preserve"> (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soilgeom</w:t>
      </w:r>
      <w:proofErr w:type="spellEnd"/>
      <w:r>
        <w:rPr>
          <w:rStyle w:val="HTMLCode"/>
        </w:rPr>
        <w:t>)</w:t>
      </w:r>
    </w:p>
    <w:p w:rsidR="00000000" w:rsidRDefault="008600E2">
      <w:pPr>
        <w:pStyle w:val="HTMLPreformatted"/>
        <w:divId w:val="326597234"/>
        <w:rPr>
          <w:rStyle w:val="HTMLCode"/>
        </w:rPr>
      </w:pPr>
      <w:r>
        <w:rPr>
          <w:rStyle w:val="kw"/>
        </w:rPr>
        <w:t>SELEC</w:t>
      </w:r>
      <w:r>
        <w:rPr>
          <w:rStyle w:val="kw"/>
        </w:rPr>
        <w:t>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A.aoiid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A.landunit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M.mukey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M.mupolygongeo.STIntersection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A.aoigeom</w:t>
      </w:r>
      <w:proofErr w:type="spellEnd"/>
      <w:r>
        <w:rPr>
          <w:rStyle w:val="HTMLCode"/>
        </w:rPr>
        <w:t xml:space="preserve"> 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soilgeom</w:t>
      </w:r>
      <w:proofErr w:type="spellEnd"/>
    </w:p>
    <w:p w:rsidR="00000000" w:rsidRDefault="008600E2">
      <w:pPr>
        <w:pStyle w:val="HTMLPreformatted"/>
        <w:divId w:val="326597234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mupolygon</w:t>
      </w:r>
      <w:proofErr w:type="spellEnd"/>
      <w:r>
        <w:rPr>
          <w:rStyle w:val="HTMLCode"/>
        </w:rPr>
        <w:t xml:space="preserve"> M, #</w:t>
      </w:r>
      <w:proofErr w:type="spellStart"/>
      <w:r>
        <w:rPr>
          <w:rStyle w:val="HTMLCode"/>
        </w:rPr>
        <w:t>AoiTable</w:t>
      </w:r>
      <w:proofErr w:type="spellEnd"/>
      <w:r>
        <w:rPr>
          <w:rStyle w:val="HTMLCode"/>
        </w:rPr>
        <w:t xml:space="preserve"> A</w:t>
      </w:r>
    </w:p>
    <w:p w:rsidR="00000000" w:rsidRDefault="008600E2">
      <w:pPr>
        <w:pStyle w:val="HTMLPreformatted"/>
        <w:divId w:val="326597234"/>
      </w:pPr>
      <w:r>
        <w:rPr>
          <w:rStyle w:val="kw"/>
        </w:rPr>
        <w:t>WHERE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mupolygongeo.STIntersects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A.aoigeom</w:t>
      </w:r>
      <w:proofErr w:type="spellEnd"/>
      <w:r>
        <w:rPr>
          <w:rStyle w:val="HTMLCode"/>
        </w:rPr>
        <w:t xml:space="preserve">) = </w:t>
      </w:r>
      <w:r>
        <w:rPr>
          <w:rStyle w:val="dv"/>
        </w:rPr>
        <w:t>1</w:t>
      </w:r>
      <w:r>
        <w:rPr>
          <w:rStyle w:val="HTMLCode"/>
        </w:rPr>
        <w:t>;</w:t>
      </w:r>
    </w:p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92183215"/>
        <w:rPr>
          <w:rFonts w:eastAsia="Times New Roman"/>
        </w:rPr>
      </w:pPr>
      <w:bookmarkStart w:id="65" w:name="_Toc16153471"/>
      <w:r>
        <w:rPr>
          <w:rFonts w:eastAsia="Times New Roman"/>
        </w:rPr>
        <w:t>Populate</w:t>
      </w:r>
      <w:del w:id="66" w:author="Achen, Aaron - NRCS, Lincoln, NE" w:date="2019-08-06T15:03:00Z">
        <w:r>
          <w:rPr>
            <w:rFonts w:eastAsia="Times New Roman"/>
          </w:rPr>
          <w:delText>s</w:delText>
        </w:r>
      </w:del>
      <w:r>
        <w:rPr>
          <w:rFonts w:eastAsia="Times New Roman"/>
        </w:rPr>
        <w:t xml:space="preserve"> </w:t>
      </w:r>
      <w:ins w:id="67" w:author="Achen, Aaron - NRCS, Lincoln, NE" w:date="2019-08-08T10:07:00Z">
        <w:r w:rsidR="00490801">
          <w:rPr>
            <w:rFonts w:eastAsia="Times New Roman"/>
          </w:rPr>
          <w:t>s</w:t>
        </w:r>
      </w:ins>
      <w:del w:id="68" w:author="Achen, Aaron - NRCS, Lincoln, NE" w:date="2019-08-08T10:07:00Z">
        <w:r w:rsidDel="00490801">
          <w:rPr>
            <w:rFonts w:eastAsia="Times New Roman"/>
          </w:rPr>
          <w:delText>S</w:delText>
        </w:r>
      </w:del>
      <w:r>
        <w:rPr>
          <w:rFonts w:eastAsia="Times New Roman"/>
        </w:rPr>
        <w:t xml:space="preserve">oil geometry with </w:t>
      </w:r>
      <w:proofErr w:type="spellStart"/>
      <w:r>
        <w:rPr>
          <w:rFonts w:eastAsia="Times New Roman"/>
        </w:rPr>
        <w:t>landunit</w:t>
      </w:r>
      <w:proofErr w:type="spellEnd"/>
      <w:r>
        <w:rPr>
          <w:rFonts w:eastAsia="Times New Roman"/>
        </w:rPr>
        <w:t xml:space="preserve"> attribute</w:t>
      </w:r>
      <w:bookmarkEnd w:id="65"/>
    </w:p>
    <w:p w:rsidR="00000000" w:rsidRDefault="008600E2">
      <w:pPr>
        <w:pStyle w:val="HTMLPreformatted"/>
        <w:divId w:val="1001929673"/>
        <w:rPr>
          <w:rStyle w:val="HTMLCode"/>
        </w:rPr>
      </w:pPr>
      <w:r>
        <w:rPr>
          <w:rStyle w:val="co"/>
        </w:rPr>
        <w:lastRenderedPageBreak/>
        <w:t xml:space="preserve">-- Soil geometry with </w:t>
      </w:r>
      <w:proofErr w:type="spellStart"/>
      <w:r>
        <w:rPr>
          <w:rStyle w:val="co"/>
        </w:rPr>
        <w:t>landunits</w:t>
      </w:r>
      <w:proofErr w:type="spellEnd"/>
    </w:p>
    <w:p w:rsidR="00000000" w:rsidRDefault="008600E2">
      <w:pPr>
        <w:pStyle w:val="HTMLPreformatted"/>
        <w:divId w:val="1001929673"/>
        <w:rPr>
          <w:rStyle w:val="HTMLCode"/>
        </w:rPr>
      </w:pPr>
      <w:r>
        <w:rPr>
          <w:rStyle w:val="kw"/>
        </w:rPr>
        <w:t>CREATE</w:t>
      </w:r>
      <w:r>
        <w:rPr>
          <w:rStyle w:val="HTMLCode"/>
        </w:rPr>
        <w:t xml:space="preserve"> </w:t>
      </w:r>
      <w:r>
        <w:rPr>
          <w:rStyle w:val="kw"/>
        </w:rPr>
        <w:t>TABLE</w:t>
      </w:r>
      <w:r>
        <w:rPr>
          <w:rStyle w:val="HTMLCode"/>
        </w:rPr>
        <w:t xml:space="preserve"> #AoiSoils2 </w:t>
      </w:r>
    </w:p>
    <w:p w:rsidR="00000000" w:rsidRDefault="008600E2">
      <w:pPr>
        <w:pStyle w:val="HTMLPreformatted"/>
        <w:divId w:val="1001929673"/>
        <w:rPr>
          <w:rStyle w:val="HTMLCode"/>
        </w:rPr>
      </w:pPr>
      <w:r>
        <w:rPr>
          <w:rStyle w:val="HTMLCode"/>
        </w:rPr>
        <w:t xml:space="preserve">    (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00192967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polyid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00192967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100192967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00192967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poly_acres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FLOAT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00192967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soilgeog</w:t>
      </w:r>
      <w:proofErr w:type="spellEnd"/>
      <w:r>
        <w:rPr>
          <w:rStyle w:val="HTMLCode"/>
        </w:rPr>
        <w:t xml:space="preserve"> GEOGRAPHY</w:t>
      </w:r>
    </w:p>
    <w:p w:rsidR="00000000" w:rsidRDefault="008600E2">
      <w:pPr>
        <w:pStyle w:val="HTMLPreformatted"/>
        <w:divId w:val="1001929673"/>
      </w:pPr>
      <w:r>
        <w:rPr>
          <w:rStyle w:val="HTMLCode"/>
        </w:rPr>
        <w:t xml:space="preserve">    );</w:t>
      </w:r>
    </w:p>
    <w:p w:rsidR="00000000" w:rsidRDefault="008600E2">
      <w:pPr>
        <w:pStyle w:val="HTMLPreformatted"/>
        <w:divId w:val="979307675"/>
        <w:rPr>
          <w:rStyle w:val="HTMLCode"/>
        </w:rPr>
      </w:pPr>
      <w:r>
        <w:rPr>
          <w:rStyle w:val="co"/>
        </w:rPr>
        <w:t xml:space="preserve">-- Populate Soil geometry with </w:t>
      </w:r>
      <w:proofErr w:type="spellStart"/>
      <w:r>
        <w:rPr>
          <w:rStyle w:val="co"/>
        </w:rPr>
        <w:t>landunit</w:t>
      </w:r>
      <w:proofErr w:type="spellEnd"/>
      <w:r>
        <w:rPr>
          <w:rStyle w:val="co"/>
        </w:rPr>
        <w:t xml:space="preserve"> attribute</w:t>
      </w:r>
    </w:p>
    <w:p w:rsidR="00000000" w:rsidRDefault="008600E2">
      <w:pPr>
        <w:pStyle w:val="HTMLPreformatted"/>
        <w:divId w:val="979307675"/>
        <w:rPr>
          <w:rStyle w:val="HTMLCode"/>
        </w:rPr>
      </w:pPr>
      <w:r>
        <w:rPr>
          <w:rStyle w:val="kw"/>
        </w:rPr>
        <w:t>INSERT</w:t>
      </w:r>
      <w:r>
        <w:rPr>
          <w:rStyle w:val="HTMLCode"/>
        </w:rPr>
        <w:t xml:space="preserve"> </w:t>
      </w:r>
      <w:r>
        <w:rPr>
          <w:rStyle w:val="kw"/>
        </w:rPr>
        <w:t>INTO</w:t>
      </w:r>
      <w:r>
        <w:rPr>
          <w:rStyle w:val="HTMLCode"/>
        </w:rPr>
        <w:t xml:space="preserve"> #AoiSoils2   </w:t>
      </w:r>
    </w:p>
    <w:p w:rsidR="00000000" w:rsidRDefault="008600E2">
      <w:pPr>
        <w:pStyle w:val="HTMLPreformatted"/>
        <w:divId w:val="979307675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polyid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</w:t>
      </w:r>
      <w:r>
        <w:rPr>
          <w:rStyle w:val="fu"/>
        </w:rPr>
        <w:t>ROUN</w:t>
      </w:r>
      <w:r>
        <w:rPr>
          <w:rStyle w:val="fu"/>
        </w:rPr>
        <w:t>D</w:t>
      </w:r>
      <w:r>
        <w:rPr>
          <w:rStyle w:val="HTMLCode"/>
        </w:rPr>
        <w:t>((( GEOGRAPHY:</w:t>
      </w:r>
      <w:r>
        <w:rPr>
          <w:rStyle w:val="ch"/>
        </w:rPr>
        <w:t>:</w:t>
      </w:r>
      <w:proofErr w:type="spellStart"/>
      <w:r>
        <w:rPr>
          <w:rStyle w:val="ch"/>
        </w:rPr>
        <w:t>STGeomFromWKB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soilgeom.STAsBinary</w:t>
      </w:r>
      <w:proofErr w:type="spellEnd"/>
      <w:r>
        <w:rPr>
          <w:rStyle w:val="HTMLCode"/>
        </w:rPr>
        <w:t xml:space="preserve">(), </w:t>
      </w:r>
      <w:r>
        <w:rPr>
          <w:rStyle w:val="dv"/>
        </w:rPr>
        <w:t>4326</w:t>
      </w:r>
      <w:r>
        <w:rPr>
          <w:rStyle w:val="HTMLCode"/>
        </w:rPr>
        <w:t xml:space="preserve"> ).</w:t>
      </w:r>
      <w:proofErr w:type="spellStart"/>
      <w:r>
        <w:rPr>
          <w:rStyle w:val="HTMLCode"/>
        </w:rPr>
        <w:t>STArea</w:t>
      </w:r>
      <w:proofErr w:type="spellEnd"/>
      <w:r>
        <w:rPr>
          <w:rStyle w:val="HTMLCode"/>
        </w:rPr>
        <w:t xml:space="preserve">() ) / </w:t>
      </w:r>
      <w:r>
        <w:rPr>
          <w:rStyle w:val="fl"/>
        </w:rPr>
        <w:t>4046.8564224</w:t>
      </w:r>
      <w:r>
        <w:rPr>
          <w:rStyle w:val="HTMLCode"/>
        </w:rPr>
        <w:t xml:space="preserve"> ), </w:t>
      </w:r>
      <w:r>
        <w:rPr>
          <w:rStyle w:val="dv"/>
        </w:rPr>
        <w:t>3</w:t>
      </w:r>
      <w:r>
        <w:rPr>
          <w:rStyle w:val="HTMLCode"/>
        </w:rPr>
        <w:t xml:space="preserve"> 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poly_acres</w:t>
      </w:r>
      <w:proofErr w:type="spellEnd"/>
      <w:r>
        <w:rPr>
          <w:rStyle w:val="HTMLCode"/>
        </w:rPr>
        <w:t>, GEOGRAPHY:</w:t>
      </w:r>
      <w:r>
        <w:rPr>
          <w:rStyle w:val="ch"/>
        </w:rPr>
        <w:t>:</w:t>
      </w:r>
      <w:proofErr w:type="spellStart"/>
      <w:r>
        <w:rPr>
          <w:rStyle w:val="ch"/>
        </w:rPr>
        <w:t>STGeomFromWKB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soilgeom.STAsBinary</w:t>
      </w:r>
      <w:proofErr w:type="spellEnd"/>
      <w:r>
        <w:rPr>
          <w:rStyle w:val="HTMLCode"/>
        </w:rPr>
        <w:t xml:space="preserve">(), </w:t>
      </w:r>
      <w:r>
        <w:rPr>
          <w:rStyle w:val="dv"/>
        </w:rPr>
        <w:t>4326</w:t>
      </w:r>
      <w:r>
        <w:rPr>
          <w:rStyle w:val="HTMLCode"/>
        </w:rPr>
        <w:t xml:space="preserve"> 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soilgeog</w:t>
      </w:r>
      <w:proofErr w:type="spellEnd"/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979307675"/>
      </w:pPr>
      <w:r>
        <w:rPr>
          <w:rStyle w:val="kw"/>
        </w:rPr>
        <w:t>FROM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AoiSoils</w:t>
      </w:r>
      <w:proofErr w:type="spellEnd"/>
      <w:r>
        <w:rPr>
          <w:rStyle w:val="HTMLCode"/>
        </w:rPr>
        <w:t>;</w:t>
      </w:r>
    </w:p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00907951"/>
        <w:rPr>
          <w:rFonts w:eastAsia="Times New Roman"/>
        </w:rPr>
      </w:pPr>
      <w:bookmarkStart w:id="69" w:name="_Toc16153472"/>
      <w:r>
        <w:rPr>
          <w:rFonts w:eastAsia="Times New Roman"/>
        </w:rPr>
        <w:t xml:space="preserve">Populate soil map unit acres, aggregated by </w:t>
      </w:r>
      <w:proofErr w:type="spellStart"/>
      <w:r>
        <w:rPr>
          <w:rFonts w:eastAsia="Times New Roman"/>
        </w:rPr>
        <w:t>mukey</w:t>
      </w:r>
      <w:proofErr w:type="spellEnd"/>
      <w:r>
        <w:rPr>
          <w:rFonts w:eastAsia="Times New Roman"/>
        </w:rPr>
        <w:t xml:space="preserve"> </w:t>
      </w:r>
      <w:r>
        <w:rPr>
          <w:rFonts w:eastAsia="Times New Roman"/>
        </w:rPr>
        <w:t>(merges polygons together)</w:t>
      </w:r>
      <w:bookmarkEnd w:id="69"/>
    </w:p>
    <w:p w:rsidR="00000000" w:rsidRDefault="008600E2">
      <w:pPr>
        <w:pStyle w:val="HTMLPreformatted"/>
        <w:divId w:val="750274007"/>
        <w:rPr>
          <w:rStyle w:val="HTMLCode"/>
        </w:rPr>
      </w:pPr>
      <w:r>
        <w:rPr>
          <w:rStyle w:val="co"/>
        </w:rPr>
        <w:t xml:space="preserve">-- Soil map unit acres, aggregated by </w:t>
      </w:r>
      <w:proofErr w:type="spellStart"/>
      <w:r>
        <w:rPr>
          <w:rStyle w:val="co"/>
        </w:rPr>
        <w:t>mukey</w:t>
      </w:r>
      <w:proofErr w:type="spellEnd"/>
      <w:r>
        <w:rPr>
          <w:rStyle w:val="co"/>
        </w:rPr>
        <w:t xml:space="preserve"> (merges polygons together)</w:t>
      </w:r>
    </w:p>
    <w:p w:rsidR="00000000" w:rsidRDefault="008600E2">
      <w:pPr>
        <w:pStyle w:val="HTMLPreformatted"/>
        <w:divId w:val="750274007"/>
        <w:rPr>
          <w:rStyle w:val="HTMLCode"/>
        </w:rPr>
      </w:pPr>
      <w:r>
        <w:rPr>
          <w:rStyle w:val="kw"/>
        </w:rPr>
        <w:t>CREATE</w:t>
      </w:r>
      <w:r>
        <w:rPr>
          <w:rStyle w:val="HTMLCode"/>
        </w:rPr>
        <w:t xml:space="preserve"> </w:t>
      </w:r>
      <w:r>
        <w:rPr>
          <w:rStyle w:val="kw"/>
        </w:rPr>
        <w:t>TABLE</w:t>
      </w:r>
      <w:r>
        <w:rPr>
          <w:rStyle w:val="HTMLCode"/>
        </w:rPr>
        <w:t xml:space="preserve"> #M2</w:t>
      </w:r>
    </w:p>
    <w:p w:rsidR="00000000" w:rsidRDefault="008600E2">
      <w:pPr>
        <w:pStyle w:val="HTMLPreformatted"/>
        <w:divId w:val="750274007"/>
        <w:rPr>
          <w:rStyle w:val="HTMLCode"/>
        </w:rPr>
      </w:pPr>
      <w:r>
        <w:rPr>
          <w:rStyle w:val="HTMLCode"/>
        </w:rPr>
        <w:t xml:space="preserve">    (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750274007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750274007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750274007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FLOAT</w:t>
      </w:r>
    </w:p>
    <w:p w:rsidR="00000000" w:rsidRDefault="008600E2">
      <w:pPr>
        <w:pStyle w:val="HTMLPreformatted"/>
        <w:divId w:val="750274007"/>
      </w:pPr>
      <w:r>
        <w:rPr>
          <w:rStyle w:val="HTMLCode"/>
        </w:rPr>
        <w:t xml:space="preserve">    );</w:t>
      </w:r>
    </w:p>
    <w:p w:rsidR="00000000" w:rsidRDefault="008600E2">
      <w:pPr>
        <w:pStyle w:val="HTMLPreformatted"/>
        <w:divId w:val="1856570831"/>
        <w:rPr>
          <w:rStyle w:val="HTMLCode"/>
        </w:rPr>
      </w:pPr>
      <w:r>
        <w:rPr>
          <w:rStyle w:val="kw"/>
        </w:rPr>
        <w:t>INSERT</w:t>
      </w:r>
      <w:r>
        <w:rPr>
          <w:rStyle w:val="HTMLCode"/>
        </w:rPr>
        <w:t xml:space="preserve"> </w:t>
      </w:r>
      <w:r>
        <w:rPr>
          <w:rStyle w:val="kw"/>
        </w:rPr>
        <w:t>INTO</w:t>
      </w:r>
      <w:r>
        <w:rPr>
          <w:rStyle w:val="HTMLCode"/>
        </w:rPr>
        <w:t xml:space="preserve"> #M2</w:t>
      </w:r>
    </w:p>
    <w:p w:rsidR="00000000" w:rsidRDefault="008600E2">
      <w:pPr>
        <w:pStyle w:val="HTMLPreformatted"/>
        <w:divId w:val="1856570831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DISTINCT</w:t>
      </w:r>
      <w:r>
        <w:rPr>
          <w:rStyle w:val="HTMLCode"/>
        </w:rPr>
        <w:t xml:space="preserve"> M1.aoiid, M1.landunit, </w:t>
      </w:r>
      <w:r>
        <w:rPr>
          <w:rStyle w:val="HTMLCode"/>
        </w:rPr>
        <w:t>M1.mukey,</w:t>
      </w:r>
    </w:p>
    <w:p w:rsidR="00000000" w:rsidRDefault="008600E2">
      <w:pPr>
        <w:pStyle w:val="HTMLPreformatted"/>
        <w:divId w:val="1856570831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(M1.poly_acres)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M1.landunit, M1.mukey), </w:t>
      </w:r>
      <w:r>
        <w:rPr>
          <w:rStyle w:val="dv"/>
        </w:rPr>
        <w:t>3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mapunit_acres</w:t>
      </w:r>
      <w:proofErr w:type="spellEnd"/>
    </w:p>
    <w:p w:rsidR="00000000" w:rsidRDefault="008600E2">
      <w:pPr>
        <w:pStyle w:val="HTMLPreformatted"/>
        <w:divId w:val="1856570831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#AoiSoils2 </w:t>
      </w:r>
      <w:r>
        <w:rPr>
          <w:rStyle w:val="kw"/>
        </w:rPr>
        <w:t>AS</w:t>
      </w:r>
      <w:r>
        <w:rPr>
          <w:rStyle w:val="HTMLCode"/>
        </w:rPr>
        <w:t xml:space="preserve"> M1</w:t>
      </w:r>
    </w:p>
    <w:p w:rsidR="00000000" w:rsidRDefault="008600E2">
      <w:pPr>
        <w:pStyle w:val="HTMLPreformatted"/>
        <w:divId w:val="1856570831"/>
      </w:pPr>
      <w:r>
        <w:rPr>
          <w:rStyle w:val="kw"/>
        </w:rPr>
        <w:t>GROUP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M1.aoiid, M1.landunit, M1.mukey, M1.poly_acres;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582"/>
        <w:gridCol w:w="1187"/>
        <w:gridCol w:w="900"/>
        <w:gridCol w:w="1595"/>
      </w:tblGrid>
      <w:tr w:rsidR="00000000">
        <w:trPr>
          <w:divId w:val="700907951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aoiid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mapunit_acres</w:t>
            </w:r>
            <w:proofErr w:type="spellEnd"/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0.032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3.86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</w:tr>
      <w:tr w:rsidR="00000000">
        <w:trPr>
          <w:divId w:val="70090795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</w:tr>
    </w:tbl>
    <w:p w:rsidR="00000000" w:rsidRDefault="008600E2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49263053"/>
        <w:rPr>
          <w:rFonts w:eastAsia="Times New Roman"/>
        </w:rPr>
      </w:pPr>
      <w:bookmarkStart w:id="70" w:name="_Toc16153473"/>
      <w:r>
        <w:rPr>
          <w:rFonts w:eastAsia="Times New Roman"/>
        </w:rPr>
        <w:t>Component and Layer Tables</w:t>
      </w:r>
      <w:bookmarkEnd w:id="70"/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49263053"/>
      </w:pPr>
      <w:r>
        <w:t xml:space="preserve">These tables collect </w:t>
      </w:r>
      <w:ins w:id="71" w:author="Achen, Aaron - NRCS, Lincoln, NE" w:date="2019-07-23T12:24:00Z">
        <w:r>
          <w:t xml:space="preserve">the information needed </w:t>
        </w:r>
      </w:ins>
      <w:ins w:id="72" w:author="Achen, Aaron - NRCS, Lincoln, NE" w:date="2019-07-23T12:25:00Z">
        <w:r>
          <w:t xml:space="preserve">on </w:t>
        </w:r>
      </w:ins>
      <w:r>
        <w:t>map unit</w:t>
      </w:r>
      <w:ins w:id="73" w:author="Achen, Aaron - NRCS, Lincoln, NE" w:date="2019-07-23T12:25:00Z">
        <w:r>
          <w:t>s</w:t>
        </w:r>
      </w:ins>
      <w:r>
        <w:t xml:space="preserve"> and component</w:t>
      </w:r>
      <w:ins w:id="74" w:author="Achen, Aaron - NRCS, Lincoln, NE" w:date="2019-07-23T12:25:00Z">
        <w:r>
          <w:t>s</w:t>
        </w:r>
      </w:ins>
      <w:del w:id="75" w:author="Achen, Aaron - NRCS, Lincoln, NE" w:date="2019-07-23T12:24:00Z">
        <w:r>
          <w:delText xml:space="preserve"> information needed</w:delText>
        </w:r>
      </w:del>
      <w:r>
        <w:t xml:space="preserve">. This includes all </w:t>
      </w:r>
      <w:r>
        <w:t>map units selected above and all components (typically soil series) within each map unit that do not have a limiting layer within 200</w:t>
      </w:r>
      <w:ins w:id="76" w:author="Achen, Aaron - NRCS, Lincoln, NE" w:date="2019-07-23T12:25:00Z">
        <w:r>
          <w:t xml:space="preserve"> </w:t>
        </w:r>
      </w:ins>
      <w:r>
        <w:t xml:space="preserve">cm. The concepts of components are described by the NSSH (Part 627.034). This example is limited to one </w:t>
      </w:r>
      <w:proofErr w:type="spellStart"/>
      <w:r>
        <w:t>mapunit</w:t>
      </w:r>
      <w:proofErr w:type="spellEnd"/>
      <w:r>
        <w:t xml:space="preserve">, </w:t>
      </w:r>
      <w:proofErr w:type="spellStart"/>
      <w:r>
        <w:t>mukey</w:t>
      </w:r>
      <w:proofErr w:type="spellEnd"/>
      <w:r>
        <w:t xml:space="preserve"> = 2</w:t>
      </w:r>
      <w:r>
        <w:t>809839. The information needed for further SOC stock calculations, individual layer information, is selected from each component.</w:t>
      </w:r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49263053"/>
      </w:pPr>
      <w:r>
        <w:t xml:space="preserve">Component variables used in SOC stock calculation (r denotes that the value is representative of the central tendency): * </w:t>
      </w:r>
      <w:proofErr w:type="spellStart"/>
      <w:r>
        <w:t>comp</w:t>
      </w:r>
      <w:r>
        <w:t>pct_r</w:t>
      </w:r>
      <w:proofErr w:type="spellEnd"/>
      <w:r>
        <w:t xml:space="preserve"> = the composition of each map unit, reported as the proportion (%) of the map unit made up of that soil component as part of the map unit documentation process (NSSH, 2017 – Part 627.08)</w:t>
      </w:r>
    </w:p>
    <w:p w:rsidR="00000000" w:rsidRDefault="008600E2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77504081"/>
        <w:rPr>
          <w:rFonts w:eastAsia="Times New Roman"/>
        </w:rPr>
      </w:pPr>
      <w:bookmarkStart w:id="77" w:name="_Toc16153474"/>
      <w:r>
        <w:rPr>
          <w:rFonts w:eastAsia="Times New Roman"/>
        </w:rPr>
        <w:t xml:space="preserve">Component </w:t>
      </w:r>
      <w:ins w:id="78" w:author="Achen, Aaron - NRCS, Lincoln, NE" w:date="2019-08-08T10:08:00Z">
        <w:r w:rsidR="00490801">
          <w:rPr>
            <w:rFonts w:eastAsia="Times New Roman"/>
          </w:rPr>
          <w:t>L</w:t>
        </w:r>
      </w:ins>
      <w:del w:id="79" w:author="Achen, Aaron - NRCS, Lincoln, NE" w:date="2019-08-08T10:08:00Z">
        <w:r w:rsidDel="00490801">
          <w:rPr>
            <w:rFonts w:eastAsia="Times New Roman"/>
          </w:rPr>
          <w:delText>l</w:delText>
        </w:r>
      </w:del>
      <w:r>
        <w:rPr>
          <w:rFonts w:eastAsia="Times New Roman"/>
        </w:rPr>
        <w:t xml:space="preserve">evel </w:t>
      </w:r>
      <w:del w:id="80" w:author="Achen, Aaron - NRCS, Lincoln, NE" w:date="2019-08-08T10:08:00Z">
        <w:r w:rsidDel="00490801">
          <w:rPr>
            <w:rFonts w:eastAsia="Times New Roman"/>
          </w:rPr>
          <w:delText>d</w:delText>
        </w:r>
      </w:del>
      <w:ins w:id="81" w:author="Achen, Aaron - NRCS, Lincoln, NE" w:date="2019-08-08T10:08:00Z">
        <w:r w:rsidR="00490801">
          <w:rPr>
            <w:rFonts w:eastAsia="Times New Roman"/>
          </w:rPr>
          <w:t>D</w:t>
        </w:r>
      </w:ins>
      <w:r>
        <w:rPr>
          <w:rFonts w:eastAsia="Times New Roman"/>
        </w:rPr>
        <w:t xml:space="preserve">ata and </w:t>
      </w:r>
      <w:del w:id="82" w:author="Achen, Aaron - NRCS, Lincoln, NE" w:date="2019-08-08T10:08:00Z">
        <w:r w:rsidDel="00490801">
          <w:rPr>
            <w:rFonts w:eastAsia="Times New Roman"/>
          </w:rPr>
          <w:delText>m</w:delText>
        </w:r>
      </w:del>
      <w:proofErr w:type="spellStart"/>
      <w:ins w:id="83" w:author="Achen, Aaron - NRCS, Lincoln, NE" w:date="2019-08-08T10:08:00Z">
        <w:r w:rsidR="00490801">
          <w:rPr>
            <w:rFonts w:eastAsia="Times New Roman"/>
          </w:rPr>
          <w:t>M</w:t>
        </w:r>
      </w:ins>
      <w:r>
        <w:rPr>
          <w:rFonts w:eastAsia="Times New Roman"/>
        </w:rPr>
        <w:t>apunit</w:t>
      </w:r>
      <w:proofErr w:type="spellEnd"/>
      <w:r>
        <w:rPr>
          <w:rFonts w:eastAsia="Times New Roman"/>
        </w:rPr>
        <w:t xml:space="preserve"> </w:t>
      </w:r>
      <w:del w:id="84" w:author="Achen, Aaron - NRCS, Lincoln, NE" w:date="2019-08-08T10:08:00Z">
        <w:r w:rsidDel="00490801">
          <w:rPr>
            <w:rFonts w:eastAsia="Times New Roman"/>
          </w:rPr>
          <w:delText>s</w:delText>
        </w:r>
      </w:del>
      <w:ins w:id="85" w:author="Achen, Aaron - NRCS, Lincoln, NE" w:date="2019-08-08T10:08:00Z">
        <w:r w:rsidR="00490801">
          <w:rPr>
            <w:rFonts w:eastAsia="Times New Roman"/>
          </w:rPr>
          <w:t>S</w:t>
        </w:r>
      </w:ins>
      <w:r>
        <w:rPr>
          <w:rFonts w:eastAsia="Times New Roman"/>
        </w:rPr>
        <w:t>um-of-</w:t>
      </w:r>
      <w:proofErr w:type="spellStart"/>
      <w:r>
        <w:rPr>
          <w:rFonts w:eastAsia="Times New Roman"/>
        </w:rPr>
        <w:t>comppct_r</w:t>
      </w:r>
      <w:proofErr w:type="spellEnd"/>
      <w:r>
        <w:rPr>
          <w:rFonts w:eastAsia="Times New Roman"/>
        </w:rPr>
        <w:t xml:space="preserve"> (major compon</w:t>
      </w:r>
      <w:r>
        <w:rPr>
          <w:rFonts w:eastAsia="Times New Roman"/>
        </w:rPr>
        <w:t>ents only)</w:t>
      </w:r>
      <w:bookmarkEnd w:id="77"/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kw"/>
        </w:rPr>
        <w:t>CREATE</w:t>
      </w:r>
      <w:r>
        <w:rPr>
          <w:rStyle w:val="HTMLCode"/>
        </w:rPr>
        <w:t xml:space="preserve"> </w:t>
      </w:r>
      <w:r>
        <w:rPr>
          <w:rStyle w:val="kw"/>
        </w:rPr>
        <w:t>TABLE</w:t>
      </w:r>
      <w:r>
        <w:rPr>
          <w:rStyle w:val="HTMLCode"/>
        </w:rPr>
        <w:t xml:space="preserve"> #M4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(  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FLOAT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compname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60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comppct_r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majcompflag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3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mu_pct_sum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major_mu_pct_sum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496775133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drainagecl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254</w:t>
      </w:r>
      <w:r>
        <w:rPr>
          <w:rStyle w:val="HTMLCode"/>
        </w:rPr>
        <w:t>)</w:t>
      </w:r>
    </w:p>
    <w:p w:rsidR="00000000" w:rsidRDefault="008600E2">
      <w:pPr>
        <w:pStyle w:val="HTMLPreformatted"/>
        <w:divId w:val="496775133"/>
      </w:pPr>
      <w:r>
        <w:rPr>
          <w:rStyle w:val="HTMLCode"/>
        </w:rPr>
        <w:t xml:space="preserve">    );</w:t>
      </w:r>
    </w:p>
    <w:p w:rsidR="00000000" w:rsidRDefault="008600E2">
      <w:pPr>
        <w:pStyle w:val="HTMLPreformatted"/>
        <w:divId w:val="1487745381"/>
        <w:rPr>
          <w:rStyle w:val="HTMLCode"/>
        </w:rPr>
      </w:pPr>
      <w:r>
        <w:rPr>
          <w:rStyle w:val="co"/>
        </w:rPr>
        <w:lastRenderedPageBreak/>
        <w:t xml:space="preserve">---Populate component level data with </w:t>
      </w:r>
      <w:proofErr w:type="spellStart"/>
      <w:r>
        <w:rPr>
          <w:rStyle w:val="co"/>
        </w:rPr>
        <w:t>cokey</w:t>
      </w:r>
      <w:proofErr w:type="spellEnd"/>
      <w:r>
        <w:rPr>
          <w:rStyle w:val="co"/>
        </w:rPr>
        <w:t xml:space="preserve">, </w:t>
      </w:r>
      <w:proofErr w:type="spellStart"/>
      <w:r>
        <w:rPr>
          <w:rStyle w:val="co"/>
        </w:rPr>
        <w:t>comppct_r</w:t>
      </w:r>
      <w:proofErr w:type="spellEnd"/>
      <w:r>
        <w:rPr>
          <w:rStyle w:val="co"/>
        </w:rPr>
        <w:t xml:space="preserve"> and </w:t>
      </w:r>
      <w:proofErr w:type="spellStart"/>
      <w:r>
        <w:rPr>
          <w:rStyle w:val="co"/>
        </w:rPr>
        <w:t>mapunit</w:t>
      </w:r>
      <w:proofErr w:type="spellEnd"/>
      <w:r>
        <w:rPr>
          <w:rStyle w:val="co"/>
        </w:rPr>
        <w:t xml:space="preserve"> sum-of-</w:t>
      </w:r>
      <w:proofErr w:type="spellStart"/>
      <w:r>
        <w:rPr>
          <w:rStyle w:val="co"/>
        </w:rPr>
        <w:t>comppct_r</w:t>
      </w:r>
      <w:proofErr w:type="spellEnd"/>
    </w:p>
    <w:p w:rsidR="00000000" w:rsidRDefault="008600E2">
      <w:pPr>
        <w:pStyle w:val="HTMLPreformatted"/>
        <w:divId w:val="1487745381"/>
        <w:rPr>
          <w:rStyle w:val="HTMLCode"/>
        </w:rPr>
      </w:pPr>
      <w:r>
        <w:rPr>
          <w:rStyle w:val="kw"/>
        </w:rPr>
        <w:t>INSERT</w:t>
      </w:r>
      <w:r>
        <w:rPr>
          <w:rStyle w:val="HTMLCode"/>
        </w:rPr>
        <w:t xml:space="preserve"> </w:t>
      </w:r>
      <w:r>
        <w:rPr>
          <w:rStyle w:val="kw"/>
        </w:rPr>
        <w:t>INTO</w:t>
      </w:r>
      <w:r>
        <w:rPr>
          <w:rStyle w:val="HTMLCode"/>
        </w:rPr>
        <w:t xml:space="preserve"> #M4</w:t>
      </w:r>
    </w:p>
    <w:p w:rsidR="00000000" w:rsidRDefault="008600E2">
      <w:pPr>
        <w:pStyle w:val="HTMLPreformatted"/>
        <w:divId w:val="1487745381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M2.aoiid, M2.landunit, M2.mukey,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CO.cokey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CO.compname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CO.comppct_r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CO.majcompflag</w:t>
      </w:r>
      <w:proofErr w:type="spellEnd"/>
      <w:r>
        <w:rPr>
          <w:rStyle w:val="HTMLCode"/>
        </w:rPr>
        <w:t>, (</w:t>
      </w: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fu"/>
        </w:rPr>
        <w:t>SUM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CCO.comppct_r</w:t>
      </w:r>
      <w:proofErr w:type="spellEnd"/>
      <w:r>
        <w:rPr>
          <w:rStyle w:val="HTMLCode"/>
        </w:rPr>
        <w:t xml:space="preserve">) </w:t>
      </w:r>
    </w:p>
    <w:p w:rsidR="00000000" w:rsidRDefault="008600E2">
      <w:pPr>
        <w:pStyle w:val="HTMLPreformatted"/>
        <w:divId w:val="1487745381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#M2 </w:t>
      </w:r>
      <w:r>
        <w:rPr>
          <w:rStyle w:val="kw"/>
        </w:rPr>
        <w:t>AS</w:t>
      </w:r>
      <w:r>
        <w:rPr>
          <w:rStyle w:val="HTMLCode"/>
        </w:rPr>
        <w:t xml:space="preserve"> MM2</w:t>
      </w:r>
    </w:p>
    <w:p w:rsidR="00000000" w:rsidRDefault="008600E2">
      <w:pPr>
        <w:pStyle w:val="HTMLPreformatted"/>
        <w:divId w:val="1487745381"/>
        <w:rPr>
          <w:rStyle w:val="HTMLCode"/>
        </w:rPr>
      </w:pPr>
      <w:r>
        <w:rPr>
          <w:rStyle w:val="kw"/>
        </w:rPr>
        <w:t>INNER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component </w:t>
      </w:r>
      <w:r>
        <w:rPr>
          <w:rStyle w:val="kw"/>
        </w:rPr>
        <w:t>AS</w:t>
      </w:r>
      <w:r>
        <w:rPr>
          <w:rStyle w:val="HTMLCode"/>
        </w:rPr>
        <w:t xml:space="preserve"> CCO </w:t>
      </w:r>
      <w:r>
        <w:rPr>
          <w:rStyle w:val="kw"/>
        </w:rPr>
        <w:t>ON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CCO.mukey</w:t>
      </w:r>
      <w:proofErr w:type="spellEnd"/>
      <w:r>
        <w:rPr>
          <w:rStyle w:val="HTMLCode"/>
        </w:rPr>
        <w:t xml:space="preserve">=MM2.mukey  </w:t>
      </w:r>
      <w:r>
        <w:rPr>
          <w:rStyle w:val="kw"/>
        </w:rPr>
        <w:t>AND</w:t>
      </w:r>
      <w:r>
        <w:rPr>
          <w:rStyle w:val="HTMLCode"/>
        </w:rPr>
        <w:t xml:space="preserve"> M2.mukey=MM2.mukey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majcompflag</w:t>
      </w:r>
      <w:proofErr w:type="spellEnd"/>
      <w:r>
        <w:rPr>
          <w:rStyle w:val="HTMLCode"/>
        </w:rPr>
        <w:t xml:space="preserve"> = </w:t>
      </w:r>
      <w:r>
        <w:rPr>
          <w:rStyle w:val="st"/>
        </w:rPr>
        <w:t>'Yes'</w:t>
      </w:r>
      <w:r>
        <w:rPr>
          <w:rStyle w:val="HTMLCode"/>
        </w:rPr>
        <w:t xml:space="preserve">  )  </w:t>
      </w:r>
      <w:r>
        <w:rPr>
          <w:rStyle w:val="kw"/>
        </w:rPr>
        <w:t>AS</w:t>
      </w: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major_mu_pct_sum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487745381"/>
        <w:rPr>
          <w:rStyle w:val="HTMLCode"/>
        </w:rPr>
      </w:pPr>
      <w:r>
        <w:rPr>
          <w:rStyle w:val="fu"/>
        </w:rPr>
        <w:t>SUM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CO.comppct_r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M2.landunit, M2.mukey)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mu_pct_sum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drainagecl</w:t>
      </w:r>
      <w:proofErr w:type="spellEnd"/>
    </w:p>
    <w:p w:rsidR="00000000" w:rsidRDefault="008600E2">
      <w:pPr>
        <w:pStyle w:val="HTMLPreformatted"/>
        <w:divId w:val="1487745381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#M2 </w:t>
      </w:r>
      <w:r>
        <w:rPr>
          <w:rStyle w:val="kw"/>
        </w:rPr>
        <w:t>AS</w:t>
      </w:r>
      <w:r>
        <w:rPr>
          <w:rStyle w:val="HTMLCode"/>
        </w:rPr>
        <w:t xml:space="preserve"> M2</w:t>
      </w:r>
    </w:p>
    <w:p w:rsidR="00000000" w:rsidRDefault="008600E2">
      <w:pPr>
        <w:pStyle w:val="HTMLPreformatted"/>
        <w:divId w:val="1487745381"/>
      </w:pPr>
      <w:r>
        <w:rPr>
          <w:rStyle w:val="kw"/>
        </w:rPr>
        <w:t>INNER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</w:t>
      </w:r>
      <w:r>
        <w:rPr>
          <w:rStyle w:val="HTMLCode"/>
        </w:rPr>
        <w:t xml:space="preserve">component </w:t>
      </w:r>
      <w:r>
        <w:rPr>
          <w:rStyle w:val="kw"/>
        </w:rPr>
        <w:t>AS</w:t>
      </w:r>
      <w:r>
        <w:rPr>
          <w:rStyle w:val="HTMLCode"/>
        </w:rPr>
        <w:t xml:space="preserve"> CO </w:t>
      </w:r>
      <w:r>
        <w:rPr>
          <w:rStyle w:val="kw"/>
        </w:rPr>
        <w:t>ON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CO.mukey</w:t>
      </w:r>
      <w:proofErr w:type="spellEnd"/>
      <w:r>
        <w:rPr>
          <w:rStyle w:val="HTMLCode"/>
        </w:rPr>
        <w:t xml:space="preserve"> = M2.mukey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582"/>
        <w:gridCol w:w="928"/>
        <w:gridCol w:w="900"/>
        <w:gridCol w:w="1580"/>
        <w:gridCol w:w="1020"/>
        <w:gridCol w:w="1180"/>
        <w:gridCol w:w="1167"/>
        <w:gridCol w:w="1407"/>
        <w:gridCol w:w="1381"/>
        <w:gridCol w:w="2127"/>
        <w:gridCol w:w="1182"/>
      </w:tblGrid>
      <w:tr w:rsidR="00000000">
        <w:trPr>
          <w:divId w:val="1877504081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aoiid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mapunit_acres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compname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comppct_r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majcompflag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mu_pct_sum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major_mu_pct_sum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drainagecl</w:t>
            </w:r>
            <w:proofErr w:type="spellEnd"/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Slickspots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Farnuf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Well </w:t>
            </w:r>
            <w:r>
              <w:rPr>
                <w:rFonts w:eastAsia="Times New Roman"/>
              </w:rPr>
              <w:t>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Arnegard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Heil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Lantry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Chama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Cabba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Barkof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Lakota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Ekalaka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Yegen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Desart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Parshall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Beisigl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Somewhat excessively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Cohagen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Arnegard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Parshall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Arnegard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Cohagen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Farnuf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Well </w:t>
            </w:r>
            <w:r>
              <w:rPr>
                <w:rFonts w:eastAsia="Times New Roman"/>
              </w:rPr>
              <w:t>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Arnegard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Arnegard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Farnuf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Well </w:t>
            </w:r>
            <w:r>
              <w:rPr>
                <w:rFonts w:eastAsia="Times New Roman"/>
              </w:rPr>
              <w:t>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Heil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Vanda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Regan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Glenross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Peta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Somewhat 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Dimmick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Very 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Arveson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Regan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Straw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Regan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Marysland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Water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Dogtooth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Barkof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Well </w:t>
            </w:r>
            <w:r>
              <w:rPr>
                <w:rFonts w:eastAsia="Times New Roman"/>
              </w:rPr>
              <w:t>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Chama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Arnegard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Barkof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Moderately </w:t>
            </w: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Moderately </w:t>
            </w: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Cabba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Moreau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Farnuf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Arnegard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Arnegard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Farnuf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Heil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Vanda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Regan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Glenross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Poorly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Water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Lawther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Farland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Telfer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Somewhat excessively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Flasher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Somewhat excessively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Parshall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Dogtooth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Moderately well drained</w:t>
            </w:r>
          </w:p>
        </w:tc>
      </w:tr>
      <w:tr w:rsidR="00000000">
        <w:trPr>
          <w:divId w:val="187750408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Barkof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Well drained</w:t>
            </w:r>
          </w:p>
        </w:tc>
      </w:tr>
    </w:tbl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77247016"/>
        <w:rPr>
          <w:rFonts w:eastAsia="Times New Roman"/>
        </w:rPr>
      </w:pPr>
      <w:bookmarkStart w:id="86" w:name="_Toc16153475"/>
      <w:del w:id="87" w:author="Achen, Aaron - NRCS, Lincoln, NE" w:date="2019-08-08T10:09:00Z">
        <w:r w:rsidDel="00490801">
          <w:rPr>
            <w:rFonts w:eastAsia="Times New Roman"/>
          </w:rPr>
          <w:delText>a</w:delText>
        </w:r>
      </w:del>
      <w:proofErr w:type="spellStart"/>
      <w:ins w:id="88" w:author="Achen, Aaron - NRCS, Lincoln, NE" w:date="2019-08-08T10:09:00Z">
        <w:r w:rsidR="00490801">
          <w:rPr>
            <w:rFonts w:eastAsia="Times New Roman"/>
          </w:rPr>
          <w:t>A</w:t>
        </w:r>
      </w:ins>
      <w:r>
        <w:rPr>
          <w:rFonts w:eastAsia="Times New Roman"/>
        </w:rPr>
        <w:t>cpf</w:t>
      </w:r>
      <w:proofErr w:type="spellEnd"/>
      <w:r>
        <w:rPr>
          <w:rFonts w:eastAsia="Times New Roman"/>
        </w:rPr>
        <w:t xml:space="preserve"> </w:t>
      </w:r>
      <w:ins w:id="89" w:author="Achen, Aaron - NRCS, Lincoln, NE" w:date="2019-08-08T10:09:00Z">
        <w:r w:rsidR="00490801">
          <w:rPr>
            <w:rFonts w:eastAsia="Times New Roman"/>
          </w:rPr>
          <w:t>t</w:t>
        </w:r>
      </w:ins>
      <w:del w:id="90" w:author="Achen, Aaron - NRCS, Lincoln, NE" w:date="2019-08-08T10:09:00Z">
        <w:r w:rsidDel="00490801">
          <w:rPr>
            <w:rFonts w:eastAsia="Times New Roman"/>
          </w:rPr>
          <w:delText>T</w:delText>
        </w:r>
      </w:del>
      <w:r>
        <w:rPr>
          <w:rFonts w:eastAsia="Times New Roman"/>
        </w:rPr>
        <w:t>able</w:t>
      </w:r>
      <w:bookmarkEnd w:id="86"/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kw"/>
        </w:rPr>
        <w:t>CREATE</w:t>
      </w:r>
      <w:r>
        <w:rPr>
          <w:rStyle w:val="HTMLCode"/>
        </w:rPr>
        <w:t xml:space="preserve"> </w:t>
      </w:r>
      <w:r>
        <w:rPr>
          <w:rStyle w:val="kw"/>
        </w:rPr>
        <w:t>TABLE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acpf</w:t>
      </w:r>
      <w:proofErr w:type="spellEnd"/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( 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 xml:space="preserve"> 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20</w:t>
      </w:r>
      <w:r>
        <w:rPr>
          <w:rStyle w:val="HTMLCode"/>
        </w:rPr>
        <w:t xml:space="preserve">), 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FLOAT</w:t>
      </w:r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compname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60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comppct_r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majcompflag</w:t>
      </w:r>
      <w:proofErr w:type="spellEnd"/>
      <w:r>
        <w:rPr>
          <w:rStyle w:val="HTMLCode"/>
        </w:rPr>
        <w:t xml:space="preserve"> 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3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localphase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60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hzname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awc_r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FLOAT</w:t>
      </w:r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restrictiondepth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restrictiodepth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TOPrestriction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80</w:t>
      </w:r>
      <w:r>
        <w:rPr>
          <w:rStyle w:val="HTMLCode"/>
        </w:rPr>
        <w:t xml:space="preserve">),   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tcl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40</w:t>
      </w:r>
      <w:r>
        <w:rPr>
          <w:rStyle w:val="HTMLCode"/>
        </w:rPr>
        <w:t xml:space="preserve">),   </w:t>
      </w:r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thickness  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   </w:t>
      </w:r>
      <w:r>
        <w:rPr>
          <w:rStyle w:val="dt"/>
        </w:rPr>
        <w:t>FLOAT</w:t>
      </w:r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FLOAT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 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r>
        <w:rPr>
          <w:rStyle w:val="HTMLCode"/>
        </w:rPr>
        <w:t xml:space="preserve">texture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20</w:t>
      </w:r>
      <w:r>
        <w:rPr>
          <w:rStyle w:val="HTMLCode"/>
        </w:rPr>
        <w:t>),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chkey</w:t>
      </w:r>
      <w:proofErr w:type="spellEnd"/>
      <w:r>
        <w:rPr>
          <w:rStyle w:val="HTMLCode"/>
        </w:rPr>
        <w:t xml:space="preserve">   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1957365074"/>
        <w:rPr>
          <w:rStyle w:val="HTMLCode"/>
        </w:rPr>
      </w:pPr>
      <w:proofErr w:type="spellStart"/>
      <w:r>
        <w:rPr>
          <w:rStyle w:val="HTMLCode"/>
        </w:rPr>
        <w:t>mu_pct_sum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)</w:t>
      </w:r>
    </w:p>
    <w:p w:rsidR="00000000" w:rsidRDefault="008600E2">
      <w:pPr>
        <w:pStyle w:val="HTMLPreformatted"/>
        <w:divId w:val="1957365074"/>
      </w:pPr>
      <w:r>
        <w:rPr>
          <w:rStyle w:val="HTMLCode"/>
        </w:rPr>
        <w:t>;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INSERT</w:t>
      </w:r>
      <w:r>
        <w:rPr>
          <w:rStyle w:val="HTMLCode"/>
        </w:rPr>
        <w:t xml:space="preserve"> </w:t>
      </w:r>
      <w:r>
        <w:rPr>
          <w:rStyle w:val="kw"/>
        </w:rPr>
        <w:t>INTO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acpf</w:t>
      </w:r>
      <w:proofErr w:type="spellEnd"/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DISTINCT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MA44.aoiid 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MA44.landunit, 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MA44.mukey,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MA44.mapunit_acres, 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MA44.cokey,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MA44.compname,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lastRenderedPageBreak/>
        <w:t xml:space="preserve"> MA44.comppct_r,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MA44.majcompflag,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localphase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hzname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</w:t>
      </w:r>
      <w:r>
        <w:rPr>
          <w:rStyle w:val="HTMLCode"/>
        </w:rPr>
        <w:t>ept_r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awc_r</w:t>
      </w:r>
      <w:proofErr w:type="spellEnd"/>
      <w:r>
        <w:rPr>
          <w:rStyle w:val="HTMLCode"/>
        </w:rPr>
        <w:t xml:space="preserve"> , 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>(</w:t>
      </w: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fu"/>
        </w:rPr>
        <w:t>CAST</w:t>
      </w:r>
      <w:r>
        <w:rPr>
          <w:rStyle w:val="HTMLCode"/>
        </w:rPr>
        <w:t>(</w:t>
      </w:r>
      <w:r>
        <w:rPr>
          <w:rStyle w:val="fu"/>
        </w:rPr>
        <w:t>MIN</w:t>
      </w:r>
      <w:r>
        <w:rPr>
          <w:rStyle w:val="HTMLCode"/>
        </w:rPr>
        <w:t>(</w:t>
      </w:r>
      <w:proofErr w:type="spellStart"/>
      <w:r>
        <w:rPr>
          <w:rStyle w:val="HTMLCode"/>
        </w:rPr>
        <w:t>resdept_r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r>
        <w:rPr>
          <w:rStyle w:val="dt"/>
        </w:rPr>
        <w:t>INTEGER</w:t>
      </w:r>
      <w:r>
        <w:rPr>
          <w:rStyle w:val="HTMLCode"/>
        </w:rPr>
        <w:t xml:space="preserve">) </w:t>
      </w:r>
      <w:r>
        <w:rPr>
          <w:rStyle w:val="kw"/>
        </w:rPr>
        <w:t>FROM</w:t>
      </w:r>
      <w:r>
        <w:rPr>
          <w:rStyle w:val="HTMLCode"/>
        </w:rPr>
        <w:t xml:space="preserve"> component </w:t>
      </w:r>
      <w:r>
        <w:rPr>
          <w:rStyle w:val="kw"/>
        </w:rPr>
        <w:t>LEFT</w:t>
      </w:r>
      <w:r>
        <w:rPr>
          <w:rStyle w:val="HTMLCode"/>
        </w:rPr>
        <w:t xml:space="preserve"> </w:t>
      </w:r>
      <w:r>
        <w:rPr>
          <w:rStyle w:val="kw"/>
        </w:rPr>
        <w:t>OUTER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corestrictions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ON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component.cokey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corestrictions.cokey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WHERE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component.cokey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coa.cokey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reskind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NOT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restrictiondepth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>(</w:t>
      </w: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r>
        <w:rPr>
          <w:rStyle w:val="fu"/>
        </w:rPr>
        <w:t>MIN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resdept_r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200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fu"/>
        </w:rPr>
        <w:t>CAST</w:t>
      </w:r>
      <w:r>
        <w:rPr>
          <w:rStyle w:val="HTMLCode"/>
        </w:rPr>
        <w:t xml:space="preserve"> (</w:t>
      </w:r>
      <w:r>
        <w:rPr>
          <w:rStyle w:val="fu"/>
        </w:rPr>
        <w:t>MIN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resdept_r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 xml:space="preserve">)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FROM</w:t>
      </w:r>
      <w:r>
        <w:rPr>
          <w:rStyle w:val="HTMLCode"/>
        </w:rPr>
        <w:t xml:space="preserve"> component </w:t>
      </w:r>
      <w:r>
        <w:rPr>
          <w:rStyle w:val="kw"/>
        </w:rPr>
        <w:t>LEFT</w:t>
      </w:r>
      <w:r>
        <w:rPr>
          <w:rStyle w:val="HTMLCode"/>
        </w:rPr>
        <w:t xml:space="preserve"> </w:t>
      </w:r>
      <w:r>
        <w:rPr>
          <w:rStyle w:val="kw"/>
        </w:rPr>
        <w:t>OUTER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corestrictions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ON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component.cokey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corestrictions.cokey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WHERE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component.cokey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coa.cokey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reskind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NOT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restrictiodepth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>(</w:t>
      </w:r>
      <w:r>
        <w:rPr>
          <w:rStyle w:val="kw"/>
        </w:rPr>
        <w:t>SELECT</w:t>
      </w:r>
      <w:r>
        <w:rPr>
          <w:rStyle w:val="HTMLCode"/>
        </w:rPr>
        <w:t xml:space="preserve"> TOP </w:t>
      </w:r>
      <w:r>
        <w:rPr>
          <w:rStyle w:val="dv"/>
        </w:rPr>
        <w:t>1</w:t>
      </w: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reskind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FROM</w:t>
      </w:r>
      <w:r>
        <w:rPr>
          <w:rStyle w:val="HTMLCode"/>
        </w:rPr>
        <w:t xml:space="preserve"> component </w:t>
      </w:r>
      <w:r>
        <w:rPr>
          <w:rStyle w:val="kw"/>
        </w:rPr>
        <w:t>LEFT</w:t>
      </w:r>
      <w:r>
        <w:rPr>
          <w:rStyle w:val="HTMLCode"/>
        </w:rPr>
        <w:t xml:space="preserve"> </w:t>
      </w:r>
      <w:r>
        <w:rPr>
          <w:rStyle w:val="kw"/>
        </w:rPr>
        <w:t>OUTER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corestrictions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ON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component.cokey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corestrictions.cokey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WHERE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component.cokey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coa.cokey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corestrictions.reskind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IN</w:t>
      </w:r>
      <w:r>
        <w:rPr>
          <w:rStyle w:val="HTMLCode"/>
        </w:rPr>
        <w:t xml:space="preserve"> (</w:t>
      </w:r>
      <w:r>
        <w:rPr>
          <w:rStyle w:val="st"/>
        </w:rPr>
        <w:t>'Lithic bedrock'</w:t>
      </w:r>
      <w:r>
        <w:rPr>
          <w:rStyle w:val="HTMLCode"/>
        </w:rPr>
        <w:t>,</w:t>
      </w:r>
      <w:r>
        <w:rPr>
          <w:rStyle w:val="st"/>
        </w:rPr>
        <w:t>'</w:t>
      </w:r>
      <w:proofErr w:type="spellStart"/>
      <w:r>
        <w:rPr>
          <w:rStyle w:val="st"/>
        </w:rPr>
        <w:t>Duripan</w:t>
      </w:r>
      <w:proofErr w:type="spellEnd"/>
      <w:r>
        <w:rPr>
          <w:rStyle w:val="st"/>
        </w:rPr>
        <w:t>'</w:t>
      </w:r>
      <w:r>
        <w:rPr>
          <w:rStyle w:val="HTMLCode"/>
        </w:rPr>
        <w:t xml:space="preserve">, </w:t>
      </w:r>
      <w:r>
        <w:rPr>
          <w:rStyle w:val="st"/>
        </w:rPr>
        <w:t>'</w:t>
      </w:r>
      <w:proofErr w:type="spellStart"/>
      <w:r>
        <w:rPr>
          <w:rStyle w:val="st"/>
        </w:rPr>
        <w:t>Densic</w:t>
      </w:r>
      <w:proofErr w:type="spellEnd"/>
      <w:r>
        <w:rPr>
          <w:rStyle w:val="st"/>
        </w:rPr>
        <w:t xml:space="preserve"> bedrock'</w:t>
      </w:r>
      <w:r>
        <w:rPr>
          <w:rStyle w:val="HTMLCode"/>
        </w:rPr>
        <w:t xml:space="preserve">, </w:t>
      </w:r>
      <w:r>
        <w:rPr>
          <w:rStyle w:val="st"/>
        </w:rPr>
        <w:t>'Paralithic bedrock'</w:t>
      </w:r>
      <w:r>
        <w:rPr>
          <w:rStyle w:val="HTMLCode"/>
        </w:rPr>
        <w:t xml:space="preserve">, </w:t>
      </w:r>
      <w:r>
        <w:rPr>
          <w:rStyle w:val="st"/>
        </w:rPr>
        <w:t>'Fragipan'</w:t>
      </w:r>
      <w:r>
        <w:rPr>
          <w:rStyle w:val="HTMLCode"/>
        </w:rPr>
        <w:t xml:space="preserve">, </w:t>
      </w:r>
      <w:r>
        <w:rPr>
          <w:rStyle w:val="st"/>
        </w:rPr>
        <w:t>'</w:t>
      </w:r>
      <w:proofErr w:type="spellStart"/>
      <w:r>
        <w:rPr>
          <w:rStyle w:val="st"/>
        </w:rPr>
        <w:t>Natric</w:t>
      </w:r>
      <w:proofErr w:type="spellEnd"/>
      <w:r>
        <w:rPr>
          <w:rStyle w:val="st"/>
        </w:rPr>
        <w:t>'</w:t>
      </w:r>
      <w:r>
        <w:rPr>
          <w:rStyle w:val="HTMLCode"/>
        </w:rPr>
        <w:t xml:space="preserve">, </w:t>
      </w:r>
      <w:r>
        <w:rPr>
          <w:rStyle w:val="st"/>
        </w:rPr>
        <w:t>'</w:t>
      </w:r>
      <w:proofErr w:type="spellStart"/>
      <w:r>
        <w:rPr>
          <w:rStyle w:val="st"/>
        </w:rPr>
        <w:t>Ort</w:t>
      </w:r>
      <w:r>
        <w:rPr>
          <w:rStyle w:val="st"/>
        </w:rPr>
        <w:t>stein</w:t>
      </w:r>
      <w:proofErr w:type="spellEnd"/>
      <w:r>
        <w:rPr>
          <w:rStyle w:val="st"/>
        </w:rPr>
        <w:t>'</w:t>
      </w:r>
      <w:r>
        <w:rPr>
          <w:rStyle w:val="HTMLCode"/>
        </w:rPr>
        <w:t xml:space="preserve">, </w:t>
      </w:r>
      <w:r>
        <w:rPr>
          <w:rStyle w:val="st"/>
        </w:rPr>
        <w:t>'Permafrost'</w:t>
      </w:r>
      <w:r>
        <w:rPr>
          <w:rStyle w:val="HTMLCode"/>
        </w:rPr>
        <w:t xml:space="preserve">, </w:t>
      </w:r>
      <w:r>
        <w:rPr>
          <w:rStyle w:val="st"/>
        </w:rPr>
        <w:t>'Petrocalcic'</w:t>
      </w:r>
      <w:r>
        <w:rPr>
          <w:rStyle w:val="HTMLCode"/>
        </w:rPr>
        <w:t xml:space="preserve">, </w:t>
      </w:r>
      <w:r>
        <w:rPr>
          <w:rStyle w:val="st"/>
        </w:rPr>
        <w:t>'</w:t>
      </w:r>
      <w:proofErr w:type="spellStart"/>
      <w:r>
        <w:rPr>
          <w:rStyle w:val="st"/>
        </w:rPr>
        <w:t>Petrogypsic</w:t>
      </w:r>
      <w:proofErr w:type="spellEnd"/>
      <w:r>
        <w:rPr>
          <w:rStyle w:val="st"/>
        </w:rPr>
        <w:t>'</w:t>
      </w:r>
      <w:r>
        <w:rPr>
          <w:rStyle w:val="HTMLCode"/>
        </w:rPr>
        <w:t>)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reskind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NOT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ORDER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resdept_r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TOPrestriction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(</w:t>
      </w:r>
      <w:r>
        <w:rPr>
          <w:rStyle w:val="kw"/>
        </w:rPr>
        <w:t>SELECT</w:t>
      </w:r>
      <w:r>
        <w:rPr>
          <w:rStyle w:val="HTMLCode"/>
        </w:rPr>
        <w:t xml:space="preserve"> TOP </w:t>
      </w:r>
      <w:r>
        <w:rPr>
          <w:rStyle w:val="dv"/>
        </w:rPr>
        <w:t>1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texcl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FROM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chtexturegrp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chtg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INNER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chtexture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ON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chtg.chtgkey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cht.chtgkey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chtg.rvindicator</w:t>
      </w:r>
      <w:proofErr w:type="spellEnd"/>
      <w:r>
        <w:rPr>
          <w:rStyle w:val="HTMLCode"/>
        </w:rPr>
        <w:t xml:space="preserve"> = </w:t>
      </w:r>
      <w:r>
        <w:rPr>
          <w:rStyle w:val="st"/>
        </w:rPr>
        <w:t>'yes'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chtg.chkey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cha.chkey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tcl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hzdepb_r-hzdept_r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fu"/>
        </w:rPr>
        <w:t>CAST</w:t>
      </w:r>
      <w:r>
        <w:rPr>
          <w:rStyle w:val="HTMLCode"/>
        </w:rPr>
        <w:t>((</w:t>
      </w:r>
      <w:proofErr w:type="spellStart"/>
      <w:r>
        <w:rPr>
          <w:rStyle w:val="HTMLCode"/>
        </w:rPr>
        <w:t>hzdepb_r-hzdept_r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 xml:space="preserve">)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thickness,  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'%PM%'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35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'%MUCK%'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35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r>
        <w:rPr>
          <w:rStyle w:val="HTMLCode"/>
        </w:rPr>
        <w:t xml:space="preserve">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'%PEAT%'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35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, </w:t>
      </w:r>
    </w:p>
    <w:p w:rsidR="00000000" w:rsidRDefault="008600E2">
      <w:pPr>
        <w:pStyle w:val="HTMLPreformatted"/>
        <w:divId w:val="726074598"/>
        <w:rPr>
          <w:rStyle w:val="HTMLCode"/>
        </w:rPr>
      </w:pP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'%PM%'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l"/>
        </w:rPr>
        <w:t>0.25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'%MUCK%'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l"/>
        </w:rPr>
        <w:t>0.25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'%PEAT%'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l"/>
        </w:rPr>
        <w:t>0.25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 (</w:t>
      </w: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r>
        <w:rPr>
          <w:rStyle w:val="fu"/>
        </w:rPr>
        <w:t>SUM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cf.fragvol_r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fu"/>
        </w:rPr>
        <w:t>CAST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>(</w:t>
      </w:r>
      <w:proofErr w:type="spellStart"/>
      <w:r>
        <w:rPr>
          <w:rStyle w:val="HTMLCode"/>
        </w:rPr>
        <w:t>cf.fragvol_r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 xml:space="preserve">)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FROM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chfrags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cf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WHERE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cf.chkey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cha.chkey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>texture,</w:t>
      </w:r>
    </w:p>
    <w:p w:rsidR="00000000" w:rsidRDefault="008600E2">
      <w:pPr>
        <w:pStyle w:val="HTMLPreformatted"/>
        <w:divId w:val="726074598"/>
        <w:rPr>
          <w:rStyle w:val="HTMLCode"/>
        </w:rPr>
      </w:pPr>
      <w:proofErr w:type="spellStart"/>
      <w:r>
        <w:rPr>
          <w:rStyle w:val="HTMLCode"/>
        </w:rPr>
        <w:t>cha.chkey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mu_pct_sum</w:t>
      </w:r>
      <w:proofErr w:type="spellEnd"/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F</w:t>
      </w:r>
      <w:r>
        <w:rPr>
          <w:rStyle w:val="kw"/>
        </w:rPr>
        <w:t>ROM</w:t>
      </w:r>
      <w:r>
        <w:rPr>
          <w:rStyle w:val="HTMLCode"/>
        </w:rPr>
        <w:t xml:space="preserve"> (#M4 </w:t>
      </w:r>
      <w:r>
        <w:rPr>
          <w:rStyle w:val="kw"/>
        </w:rPr>
        <w:t>AS</w:t>
      </w:r>
      <w:r>
        <w:rPr>
          <w:rStyle w:val="HTMLCode"/>
        </w:rPr>
        <w:t xml:space="preserve"> MA44 </w:t>
      </w:r>
      <w:r>
        <w:rPr>
          <w:rStyle w:val="kw"/>
        </w:rPr>
        <w:t>INNER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(component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coa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INNER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chorizon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cha  </w:t>
      </w:r>
      <w:r>
        <w:rPr>
          <w:rStyle w:val="kw"/>
        </w:rPr>
        <w:t>ON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cha.cokey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coa.cokey</w:t>
      </w:r>
      <w:proofErr w:type="spellEnd"/>
      <w:r>
        <w:rPr>
          <w:rStyle w:val="HTMLCode"/>
        </w:rPr>
        <w:t xml:space="preserve">  ) </w:t>
      </w:r>
      <w:r>
        <w:rPr>
          <w:rStyle w:val="kw"/>
        </w:rPr>
        <w:t>ON</w:t>
      </w:r>
      <w:r>
        <w:rPr>
          <w:rStyle w:val="HTMLCode"/>
        </w:rPr>
        <w:t xml:space="preserve"> MA44.cokey=</w:t>
      </w:r>
      <w:proofErr w:type="spellStart"/>
      <w:r>
        <w:rPr>
          <w:rStyle w:val="HTMLCode"/>
        </w:rPr>
        <w:t>coa.cokey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MA44.majcompflag = </w:t>
      </w:r>
      <w:r>
        <w:rPr>
          <w:rStyle w:val="st"/>
        </w:rPr>
        <w:t>'Yes'</w:t>
      </w:r>
      <w:r>
        <w:rPr>
          <w:rStyle w:val="HTMLCode"/>
        </w:rPr>
        <w:t xml:space="preserve"> )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LEFT</w:t>
      </w:r>
      <w:r>
        <w:rPr>
          <w:rStyle w:val="HTMLCode"/>
        </w:rPr>
        <w:t xml:space="preserve"> </w:t>
      </w:r>
      <w:r>
        <w:rPr>
          <w:rStyle w:val="kw"/>
        </w:rPr>
        <w:t>OUTER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chtexturegrp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ON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cha.chkey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ct.chkey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ct.rvindicator</w:t>
      </w:r>
      <w:proofErr w:type="spellEnd"/>
      <w:r>
        <w:rPr>
          <w:rStyle w:val="HTMLCode"/>
        </w:rPr>
        <w:t xml:space="preserve"> = </w:t>
      </w:r>
      <w:r>
        <w:rPr>
          <w:rStyle w:val="st"/>
        </w:rPr>
        <w:t>'Yes'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and</w:t>
      </w:r>
      <w:r>
        <w:rPr>
          <w:rStyle w:val="HTMLCode"/>
        </w:rPr>
        <w:t xml:space="preserve"> </w:t>
      </w: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2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'%PM%'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'%MUCK%'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'%PEAT%'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'%PM%'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r>
        <w:rPr>
          <w:rStyle w:val="HTMLCode"/>
        </w:rPr>
        <w:t xml:space="preserve">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'%MUCK%'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texture </w:t>
      </w:r>
      <w:r>
        <w:rPr>
          <w:rStyle w:val="kw"/>
        </w:rPr>
        <w:t>LIKE</w:t>
      </w:r>
      <w:r>
        <w:rPr>
          <w:rStyle w:val="HTMLCode"/>
        </w:rPr>
        <w:t xml:space="preserve"> </w:t>
      </w:r>
      <w:r>
        <w:rPr>
          <w:rStyle w:val="st"/>
        </w:rPr>
        <w:t>'%PEAT%'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2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=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2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2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=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2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1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= </w:t>
      </w:r>
      <w:r>
        <w:rPr>
          <w:rStyle w:val="dv"/>
        </w:rPr>
        <w:t>1</w:t>
      </w:r>
      <w:r>
        <w:rPr>
          <w:rStyle w:val="HTMLCode"/>
        </w:rPr>
        <w:t>;</w:t>
      </w:r>
    </w:p>
    <w:p w:rsidR="00000000" w:rsidRDefault="008600E2">
      <w:pPr>
        <w:pStyle w:val="HTMLPreformatted"/>
        <w:divId w:val="726074598"/>
        <w:rPr>
          <w:rStyle w:val="HTMLCode"/>
        </w:rPr>
      </w:pP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co"/>
        </w:rPr>
        <w:lastRenderedPageBreak/>
        <w:t xml:space="preserve">---Sums the Component Percent and eliminate duplicate values by </w:t>
      </w:r>
      <w:proofErr w:type="spellStart"/>
      <w:r>
        <w:rPr>
          <w:rStyle w:val="co"/>
        </w:rPr>
        <w:t>cokey</w:t>
      </w:r>
      <w:proofErr w:type="spellEnd"/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 ,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, FORMAT ((</w:t>
      </w:r>
      <w:r>
        <w:rPr>
          <w:rStyle w:val="fl"/>
        </w:rPr>
        <w:t>1.0</w:t>
      </w:r>
      <w:r>
        <w:rPr>
          <w:rStyle w:val="HTMLCode"/>
        </w:rPr>
        <w:t xml:space="preserve"> * </w:t>
      </w:r>
      <w:proofErr w:type="spellStart"/>
      <w:r>
        <w:rPr>
          <w:rStyle w:val="HTMLCode"/>
        </w:rPr>
        <w:t>comppct_r</w:t>
      </w:r>
      <w:proofErr w:type="spellEnd"/>
      <w:r>
        <w:rPr>
          <w:rStyle w:val="HTMLCode"/>
        </w:rPr>
        <w:t xml:space="preserve"> / </w:t>
      </w:r>
      <w:proofErr w:type="spellStart"/>
      <w:r>
        <w:rPr>
          <w:rStyle w:val="HTMLCode"/>
        </w:rPr>
        <w:t>mu_pct_sum</w:t>
      </w:r>
      <w:proofErr w:type="spellEnd"/>
      <w:r>
        <w:rPr>
          <w:rStyle w:val="HTMLCode"/>
        </w:rPr>
        <w:t xml:space="preserve">), </w:t>
      </w:r>
      <w:r>
        <w:rPr>
          <w:rStyle w:val="st"/>
        </w:rPr>
        <w:t>'#,###,##0.00'</w:t>
      </w:r>
      <w:r>
        <w:rPr>
          <w:rStyle w:val="HTMLCode"/>
        </w:rPr>
        <w:t xml:space="preserve">) 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adj_comp_pct</w:t>
      </w:r>
      <w:proofErr w:type="spellEnd"/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INTO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muacpf</w:t>
      </w:r>
      <w:proofErr w:type="spellEnd"/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acpf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acpf2</w:t>
      </w:r>
    </w:p>
    <w:p w:rsidR="00000000" w:rsidRDefault="008600E2">
      <w:pPr>
        <w:pStyle w:val="HTMLPreformatted"/>
        <w:divId w:val="726074598"/>
        <w:rPr>
          <w:rStyle w:val="HTMLCode"/>
        </w:rPr>
      </w:pPr>
      <w:r>
        <w:rPr>
          <w:rStyle w:val="kw"/>
        </w:rPr>
        <w:t>WHERE</w:t>
      </w:r>
      <w:r>
        <w:rPr>
          <w:rStyle w:val="HTMLCode"/>
        </w:rPr>
        <w:t xml:space="preserve"> </w:t>
      </w:r>
      <w:r>
        <w:rPr>
          <w:rStyle w:val="HTMLCode"/>
        </w:rPr>
        <w:t>acpf2.cokey=</w:t>
      </w:r>
      <w:proofErr w:type="spellStart"/>
      <w:r>
        <w:rPr>
          <w:rStyle w:val="HTMLCode"/>
        </w:rPr>
        <w:t>cokey</w:t>
      </w:r>
      <w:proofErr w:type="spellEnd"/>
    </w:p>
    <w:p w:rsidR="00000000" w:rsidRDefault="008600E2">
      <w:pPr>
        <w:pStyle w:val="HTMLPreformatted"/>
        <w:divId w:val="726074598"/>
      </w:pPr>
      <w:r>
        <w:rPr>
          <w:rStyle w:val="kw"/>
        </w:rPr>
        <w:t>GROUP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 ,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comppct_r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mu_pct_sum</w:t>
      </w:r>
      <w:proofErr w:type="spellEnd"/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582"/>
        <w:gridCol w:w="928"/>
        <w:gridCol w:w="900"/>
        <w:gridCol w:w="1580"/>
        <w:gridCol w:w="1020"/>
        <w:gridCol w:w="1180"/>
        <w:gridCol w:w="1167"/>
        <w:gridCol w:w="1407"/>
        <w:gridCol w:w="1260"/>
        <w:gridCol w:w="860"/>
        <w:gridCol w:w="980"/>
        <w:gridCol w:w="1034"/>
        <w:gridCol w:w="1320"/>
        <w:gridCol w:w="1714"/>
        <w:gridCol w:w="1580"/>
        <w:gridCol w:w="1620"/>
        <w:gridCol w:w="740"/>
        <w:gridCol w:w="1007"/>
        <w:gridCol w:w="1320"/>
        <w:gridCol w:w="1434"/>
        <w:gridCol w:w="794"/>
        <w:gridCol w:w="793"/>
        <w:gridCol w:w="1020"/>
        <w:gridCol w:w="1396"/>
      </w:tblGrid>
      <w:tr w:rsidR="00000000">
        <w:trPr>
          <w:divId w:val="377247016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aoiid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mapunit_acres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compname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comppct_r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majcompflag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localphase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hzname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hzdept_r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hzdepb_r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awc_r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restrictiondepth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restrictiodepth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TOPrestrictio</w:t>
            </w:r>
            <w:r>
              <w:rPr>
                <w:rFonts w:eastAsia="Times New Roman"/>
                <w:b/>
                <w:bCs/>
              </w:rPr>
              <w:t>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tcl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thickness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om_r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dbthirdbar_r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fragvol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texture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chkey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mu_pct_sum</w:t>
            </w:r>
            <w:proofErr w:type="spellEnd"/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1.600000024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Farnuf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Farnuf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Farnuf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1.330000043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Farnuf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1.279999971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1.279999971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0.800000012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Cabba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Cabba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Cabba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0.800000012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Clay </w:t>
            </w: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0.230000004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0.209999993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Ekalaka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Fine </w:t>
            </w:r>
            <w:r>
              <w:rPr>
                <w:rFonts w:eastAsia="Times New Roman"/>
              </w:rPr>
              <w:t>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Ekalaka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Ekalaka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Ekalaka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0.150000006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Ekalaka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0.090000004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Loamy fine sand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LFS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Yegen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Yegen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Sandy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Yegen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Yegen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Cohagen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Cohagen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Cohagen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0.150000006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Fine </w:t>
            </w:r>
            <w:r>
              <w:rPr>
                <w:rFonts w:eastAsia="Times New Roman"/>
              </w:rPr>
              <w:t>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Parshall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0.150000006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Parshall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Parshall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Parshall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Parshall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Parshall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1.600000024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Fine </w:t>
            </w:r>
            <w:r>
              <w:rPr>
                <w:rFonts w:eastAsia="Times New Roman"/>
              </w:rPr>
              <w:t>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0.150000006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Bz1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2Bz2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Very 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Regan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saline, 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2Czg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Regan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saline, 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Az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Regan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saline, 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Bkzg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0.090000004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0.209999993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0.209999993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1.279999971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Bw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Clay </w:t>
            </w: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0.209999993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0.230000004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Rhoades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0.209999993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0.230000004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1.320000052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0.230000004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0.090000004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0.209999993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0.150000006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0.150000006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T9981 </w:t>
            </w:r>
            <w:r>
              <w:rPr>
                <w:rFonts w:eastAsia="Times New Roman"/>
              </w:rPr>
              <w:t>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Regent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Silty </w:t>
            </w: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85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Shambo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Clay </w:t>
            </w: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Bz1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Harriet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occasionally flooded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2Bz2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Very 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0.119999997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Belfield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0.090000004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0.209999993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Daglum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Silty </w:t>
            </w: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Grail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1.379999995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0.209999993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Savage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80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Flasher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Flasher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Loamy fine sand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LFS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Flasher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Loamy fine sand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LFS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Flasher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Loamy fine sand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LFS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Tally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Fine </w:t>
            </w:r>
            <w:r>
              <w:rPr>
                <w:rFonts w:eastAsia="Times New Roman"/>
              </w:rPr>
              <w:t>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0.150000006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0.140000001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0.159999996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Fine 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Vebar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Fine </w:t>
            </w:r>
            <w:r>
              <w:rPr>
                <w:rFonts w:eastAsia="Times New Roman"/>
              </w:rPr>
              <w:t>sandy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88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0.200000003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0.219999999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Janesburg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Natric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Silty clay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0.079999998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0.170000002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Clay 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0.209999993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  <w:tr w:rsidR="00000000">
        <w:trPr>
          <w:divId w:val="37724701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Reeder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0.180000007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Paralithic bedrock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156</w:t>
            </w:r>
          </w:p>
        </w:tc>
      </w:tr>
    </w:tbl>
    <w:p w:rsidR="00000000" w:rsidRDefault="008600E2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6685700"/>
        <w:rPr>
          <w:rFonts w:eastAsia="Times New Roman"/>
        </w:rPr>
      </w:pPr>
      <w:bookmarkStart w:id="91" w:name="_Toc16153476"/>
      <w:proofErr w:type="spellStart"/>
      <w:r>
        <w:rPr>
          <w:rFonts w:eastAsia="Times New Roman"/>
        </w:rPr>
        <w:t>Mapunit</w:t>
      </w:r>
      <w:proofErr w:type="spellEnd"/>
      <w:r>
        <w:rPr>
          <w:rFonts w:eastAsia="Times New Roman"/>
        </w:rPr>
        <w:t xml:space="preserve"> Component Composition Table</w:t>
      </w:r>
      <w:bookmarkEnd w:id="91"/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6685700"/>
      </w:pPr>
      <w:r>
        <w:t>Th</w:t>
      </w:r>
      <w:ins w:id="92" w:author="Achen, Aaron - NRCS, Lincoln, NE" w:date="2019-08-06T15:03:00Z">
        <w:r>
          <w:t>i</w:t>
        </w:r>
      </w:ins>
      <w:del w:id="93" w:author="Achen, Aaron - NRCS, Lincoln, NE" w:date="2019-08-06T15:03:00Z">
        <w:r>
          <w:delText>e</w:delText>
        </w:r>
      </w:del>
      <w:r>
        <w:t>s</w:t>
      </w:r>
      <w:del w:id="94" w:author="Achen, Aaron - NRCS, Lincoln, NE" w:date="2019-08-06T15:03:00Z">
        <w:r>
          <w:delText>e</w:delText>
        </w:r>
      </w:del>
      <w:r>
        <w:t xml:space="preserve"> table</w:t>
      </w:r>
      <w:del w:id="95" w:author="Achen, Aaron - NRCS, Lincoln, NE" w:date="2019-08-06T15:03:00Z">
        <w:r>
          <w:delText>s</w:delText>
        </w:r>
      </w:del>
      <w:r>
        <w:t xml:space="preserve"> summarize</w:t>
      </w:r>
      <w:ins w:id="96" w:author="Achen, Aaron - NRCS, Lincoln, NE" w:date="2019-08-06T15:03:00Z">
        <w:r>
          <w:t>s</w:t>
        </w:r>
      </w:ins>
      <w:r>
        <w:t xml:space="preserve"> the proportion of components in each map unit. The components should sum to 100, but this step ensures that any dat</w:t>
      </w:r>
      <w:r>
        <w:t xml:space="preserve">abase errors </w:t>
      </w:r>
      <w:del w:id="97" w:author="Achen, Aaron - NRCS, Lincoln, NE" w:date="2019-08-06T15:03:00Z">
        <w:r>
          <w:delText xml:space="preserve">to </w:delText>
        </w:r>
      </w:del>
      <w:ins w:id="98" w:author="Achen, Aaron - NRCS, Lincoln, NE" w:date="2019-08-06T15:03:00Z">
        <w:r>
          <w:t xml:space="preserve">do </w:t>
        </w:r>
      </w:ins>
      <w:r>
        <w:t xml:space="preserve">not overestimate or underestimate stocks on an </w:t>
      </w:r>
      <w:proofErr w:type="spellStart"/>
      <w:r>
        <w:t>areal</w:t>
      </w:r>
      <w:proofErr w:type="spellEnd"/>
      <w:r>
        <w:t xml:space="preserve"> basis.</w:t>
      </w:r>
    </w:p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109041470"/>
        <w:rPr>
          <w:rFonts w:eastAsia="Times New Roman"/>
        </w:rPr>
      </w:pPr>
      <w:bookmarkStart w:id="99" w:name="_Toc16153477"/>
      <w:r>
        <w:rPr>
          <w:rFonts w:eastAsia="Times New Roman"/>
        </w:rPr>
        <w:t xml:space="preserve">MUACPF </w:t>
      </w:r>
      <w:del w:id="100" w:author="Achen, Aaron - NRCS, Lincoln, NE" w:date="2019-08-08T10:10:00Z">
        <w:r w:rsidDel="00A97B56">
          <w:rPr>
            <w:rFonts w:eastAsia="Times New Roman"/>
          </w:rPr>
          <w:delText>Table</w:delText>
        </w:r>
      </w:del>
      <w:ins w:id="101" w:author="Achen, Aaron - NRCS, Lincoln, NE" w:date="2019-08-08T10:10:00Z">
        <w:r w:rsidR="00A97B56">
          <w:rPr>
            <w:rFonts w:eastAsia="Times New Roman"/>
          </w:rPr>
          <w:t>t</w:t>
        </w:r>
        <w:r w:rsidR="00A97B56">
          <w:rPr>
            <w:rFonts w:eastAsia="Times New Roman"/>
          </w:rPr>
          <w:t>able</w:t>
        </w:r>
      </w:ins>
      <w:bookmarkEnd w:id="99"/>
    </w:p>
    <w:p w:rsidR="00000000" w:rsidRDefault="008600E2">
      <w:pPr>
        <w:pStyle w:val="HTMLPreformatted"/>
        <w:divId w:val="2075005937"/>
        <w:rPr>
          <w:rStyle w:val="HTMLCode"/>
        </w:rPr>
      </w:pPr>
      <w:r>
        <w:rPr>
          <w:rStyle w:val="co"/>
        </w:rPr>
        <w:t xml:space="preserve">---Sums the Component Percent and eliminate duplicate values by </w:t>
      </w:r>
      <w:proofErr w:type="spellStart"/>
      <w:r>
        <w:rPr>
          <w:rStyle w:val="co"/>
        </w:rPr>
        <w:t>cokey</w:t>
      </w:r>
      <w:proofErr w:type="spellEnd"/>
    </w:p>
    <w:p w:rsidR="00000000" w:rsidRDefault="008600E2">
      <w:pPr>
        <w:pStyle w:val="HTMLPreformatted"/>
        <w:divId w:val="2075005937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 ,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, FORMAT ((</w:t>
      </w:r>
      <w:r>
        <w:rPr>
          <w:rStyle w:val="fl"/>
        </w:rPr>
        <w:t>1.0</w:t>
      </w:r>
      <w:r>
        <w:rPr>
          <w:rStyle w:val="HTMLCode"/>
        </w:rPr>
        <w:t xml:space="preserve"> * </w:t>
      </w:r>
      <w:proofErr w:type="spellStart"/>
      <w:r>
        <w:rPr>
          <w:rStyle w:val="HTMLCode"/>
        </w:rPr>
        <w:t>comppct_r</w:t>
      </w:r>
      <w:proofErr w:type="spellEnd"/>
      <w:r>
        <w:rPr>
          <w:rStyle w:val="HTMLCode"/>
        </w:rPr>
        <w:t xml:space="preserve"> / </w:t>
      </w:r>
      <w:proofErr w:type="spellStart"/>
      <w:r>
        <w:rPr>
          <w:rStyle w:val="HTMLCode"/>
        </w:rPr>
        <w:t>mu_pct_sum</w:t>
      </w:r>
      <w:proofErr w:type="spellEnd"/>
      <w:r>
        <w:rPr>
          <w:rStyle w:val="HTMLCode"/>
        </w:rPr>
        <w:t xml:space="preserve">), </w:t>
      </w:r>
      <w:r>
        <w:rPr>
          <w:rStyle w:val="st"/>
        </w:rPr>
        <w:t>'#,###,##0.00'</w:t>
      </w:r>
      <w:r>
        <w:rPr>
          <w:rStyle w:val="HTMLCode"/>
        </w:rPr>
        <w:t xml:space="preserve">) 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adj_comp_pct</w:t>
      </w:r>
      <w:proofErr w:type="spellEnd"/>
    </w:p>
    <w:p w:rsidR="00000000" w:rsidRDefault="008600E2">
      <w:pPr>
        <w:pStyle w:val="HTMLPreformatted"/>
        <w:divId w:val="2075005937"/>
        <w:rPr>
          <w:rStyle w:val="HTMLCode"/>
        </w:rPr>
      </w:pPr>
      <w:r>
        <w:rPr>
          <w:rStyle w:val="kw"/>
        </w:rPr>
        <w:t>INTO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muacpf</w:t>
      </w:r>
      <w:proofErr w:type="spellEnd"/>
    </w:p>
    <w:p w:rsidR="00000000" w:rsidRDefault="008600E2">
      <w:pPr>
        <w:pStyle w:val="HTMLPreformatted"/>
        <w:divId w:val="2075005937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acpf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acpf2</w:t>
      </w:r>
    </w:p>
    <w:p w:rsidR="00000000" w:rsidRDefault="008600E2">
      <w:pPr>
        <w:pStyle w:val="HTMLPreformatted"/>
        <w:divId w:val="2075005937"/>
        <w:rPr>
          <w:rStyle w:val="HTMLCode"/>
        </w:rPr>
      </w:pPr>
      <w:r>
        <w:rPr>
          <w:rStyle w:val="kw"/>
        </w:rPr>
        <w:t>WHERE</w:t>
      </w:r>
      <w:r>
        <w:rPr>
          <w:rStyle w:val="HTMLCode"/>
        </w:rPr>
        <w:t xml:space="preserve"> acpf2.cokey=</w:t>
      </w:r>
      <w:proofErr w:type="spellStart"/>
      <w:r>
        <w:rPr>
          <w:rStyle w:val="HTMLCode"/>
        </w:rPr>
        <w:t>cokey</w:t>
      </w:r>
      <w:proofErr w:type="spellEnd"/>
    </w:p>
    <w:p w:rsidR="00000000" w:rsidRDefault="008600E2">
      <w:pPr>
        <w:pStyle w:val="HTMLPreformatted"/>
        <w:divId w:val="2075005937"/>
      </w:pPr>
      <w:r>
        <w:rPr>
          <w:rStyle w:val="kw"/>
        </w:rPr>
        <w:t>GROUP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 ,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comppct_r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mu_pct_sum</w:t>
      </w:r>
      <w:proofErr w:type="spellEnd"/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202"/>
        <w:gridCol w:w="567"/>
        <w:gridCol w:w="1580"/>
        <w:gridCol w:w="900"/>
        <w:gridCol w:w="1020"/>
        <w:gridCol w:w="1529"/>
      </w:tblGrid>
      <w:tr w:rsidR="00000000">
        <w:trPr>
          <w:divId w:val="2109041470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aoiid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mapunit_acres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adj_comp_pct</w:t>
            </w:r>
            <w:proofErr w:type="spellEnd"/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0.67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0.33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0.71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0.72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0.76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0.71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12.638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16.106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17.691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0.74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181.356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0.78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8.623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9.641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11.382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23.138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31.514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62.205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63.55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</w:t>
            </w:r>
          </w:p>
        </w:tc>
      </w:tr>
      <w:tr w:rsidR="00000000">
        <w:trPr>
          <w:divId w:val="210904147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103.909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</w:t>
            </w:r>
          </w:p>
        </w:tc>
      </w:tr>
    </w:tbl>
    <w:p w:rsidR="00000000" w:rsidRDefault="008600E2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13460782"/>
        <w:rPr>
          <w:rFonts w:eastAsia="Times New Roman"/>
        </w:rPr>
      </w:pPr>
      <w:bookmarkStart w:id="102" w:name="_Toc16153478"/>
      <w:r>
        <w:rPr>
          <w:rFonts w:eastAsia="Times New Roman"/>
        </w:rPr>
        <w:lastRenderedPageBreak/>
        <w:t>Layer Data</w:t>
      </w:r>
      <w:bookmarkEnd w:id="102"/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13460782"/>
      </w:pPr>
      <w:r>
        <w:t>T</w:t>
      </w:r>
      <w:ins w:id="103" w:author="Achen, Aaron - NRCS, Lincoln, NE" w:date="2019-07-23T12:26:00Z">
        <w:r>
          <w:t>he following t</w:t>
        </w:r>
      </w:ins>
      <w:r>
        <w:t xml:space="preserve">ables </w:t>
      </w:r>
      <w:del w:id="104" w:author="Achen, Aaron - NRCS, Lincoln, NE" w:date="2019-07-23T12:26:00Z">
        <w:r>
          <w:delText xml:space="preserve">that </w:delText>
        </w:r>
      </w:del>
      <w:r>
        <w:t>collect data by layers (horizons) from each component needed for SOC stock calculation</w:t>
      </w:r>
      <w:ins w:id="105" w:author="Achen, Aaron - NRCS, Lincoln, NE" w:date="2019-07-23T12:26:00Z">
        <w:r>
          <w:t>.</w:t>
        </w:r>
      </w:ins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13460782"/>
        <w:rPr>
          <w:ins w:id="106" w:author="Achen, Aaron - NRCS, Lincoln, NE" w:date="2019-07-23T12:26:00Z"/>
        </w:rPr>
      </w:pPr>
      <w:r>
        <w:t>Layer variables used in SOC stock calculation (r denotes that the value is representative of the cen</w:t>
      </w:r>
      <w:r>
        <w:t xml:space="preserve">tral tendency): </w:t>
      </w:r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divId w:val="1013460782"/>
        <w:pPrChange w:id="107" w:author="Achen, Aaron - NRCS, Lincoln, NE" w:date="2019-07-23T12:28:00Z">
          <w:pPr>
            <w:pStyle w:val="NormalWeb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divId w:val="1013460782"/>
          </w:pPr>
        </w:pPrChange>
      </w:pPr>
      <w:r>
        <w:t xml:space="preserve">* </w:t>
      </w:r>
      <w:proofErr w:type="spellStart"/>
      <w:r>
        <w:rPr>
          <w:rStyle w:val="HTMLCode"/>
        </w:rPr>
        <w:t>hzdept_r</w:t>
      </w:r>
      <w:proofErr w:type="spellEnd"/>
      <w:r>
        <w:t xml:space="preserve"> = top depth of layer (NSSH, 2017 – Part 618.36). </w:t>
      </w:r>
      <w:ins w:id="108" w:author="Achen, Aaron - NRCS, Lincoln, NE" w:date="2019-07-23T12:26:00Z">
        <w:r>
          <w:br/>
        </w:r>
      </w:ins>
      <w:r>
        <w:t xml:space="preserve">* </w:t>
      </w:r>
      <w:proofErr w:type="spellStart"/>
      <w:r>
        <w:rPr>
          <w:rStyle w:val="HTMLCode"/>
        </w:rPr>
        <w:t>hzdepb</w:t>
      </w:r>
      <w:proofErr w:type="spellEnd"/>
      <w:r>
        <w:t xml:space="preserve"> = bottom depth of layer (NSSH, 2017 – Part 618.35). </w:t>
      </w:r>
      <w:ins w:id="109" w:author="Achen, Aaron - NRCS, Lincoln, NE" w:date="2019-07-23T12:26:00Z">
        <w:r>
          <w:br/>
        </w:r>
      </w:ins>
      <w:r>
        <w:t xml:space="preserve">* </w:t>
      </w:r>
      <w:proofErr w:type="spellStart"/>
      <w:r>
        <w:rPr>
          <w:rStyle w:val="HTMLCode"/>
        </w:rPr>
        <w:t>om_r</w:t>
      </w:r>
      <w:proofErr w:type="spellEnd"/>
      <w:r>
        <w:t xml:space="preserve"> = layer organic matter (%) content. U</w:t>
      </w:r>
      <w:ins w:id="110" w:author="Achen, Aaron - NRCS, Lincoln, NE" w:date="2019-07-23T12:27:00Z">
        <w:r>
          <w:t>.</w:t>
        </w:r>
      </w:ins>
      <w:r>
        <w:t>S</w:t>
      </w:r>
      <w:ins w:id="111" w:author="Achen, Aaron - NRCS, Lincoln, NE" w:date="2019-07-23T12:27:00Z">
        <w:r>
          <w:t>.</w:t>
        </w:r>
      </w:ins>
      <w:r>
        <w:t xml:space="preserve"> </w:t>
      </w:r>
      <w:del w:id="112" w:author="Achen, Aaron - NRCS, Lincoln, NE" w:date="2019-07-23T12:27:00Z">
        <w:r>
          <w:delText>s</w:delText>
        </w:r>
      </w:del>
      <w:ins w:id="113" w:author="Achen, Aaron - NRCS, Lincoln, NE" w:date="2019-07-23T12:27:00Z">
        <w:r>
          <w:t>S</w:t>
        </w:r>
      </w:ins>
      <w:r>
        <w:t xml:space="preserve">oil </w:t>
      </w:r>
      <w:del w:id="114" w:author="Achen, Aaron - NRCS, Lincoln, NE" w:date="2019-07-23T12:27:00Z">
        <w:r>
          <w:delText>s</w:delText>
        </w:r>
      </w:del>
      <w:ins w:id="115" w:author="Achen, Aaron - NRCS, Lincoln, NE" w:date="2019-07-23T12:27:00Z">
        <w:r>
          <w:t>S</w:t>
        </w:r>
      </w:ins>
      <w:r>
        <w:t>urvey databases report OM (NSSH, 2017 – Part 618.43)</w:t>
      </w:r>
      <w:ins w:id="116" w:author="Achen, Aaron - NRCS, Lincoln, NE" w:date="2019-07-23T12:27:00Z">
        <w:r>
          <w:t>.</w:t>
        </w:r>
      </w:ins>
      <w:ins w:id="117" w:author="Achen, Aaron - NRCS, Lincoln, NE" w:date="2019-07-23T12:26:00Z">
        <w:r>
          <w:t xml:space="preserve"> </w:t>
        </w:r>
      </w:ins>
      <w:del w:id="118" w:author="Achen, Aaron - NRCS, Lincoln, NE" w:date="2019-07-23T12:27:00Z">
        <w:r>
          <w:delText>t</w:delText>
        </w:r>
      </w:del>
      <w:ins w:id="119" w:author="Achen, Aaron - NRCS, Lincoln, NE" w:date="2019-07-23T12:27:00Z">
        <w:r>
          <w:t>T</w:t>
        </w:r>
      </w:ins>
      <w:r>
        <w:t xml:space="preserve">his </w:t>
      </w:r>
      <w:r>
        <w:t xml:space="preserve">is typically based on measurement of total combustion carbon and calcium carbonate concentration by </w:t>
      </w:r>
      <w:proofErr w:type="spellStart"/>
      <w:r>
        <w:t>calcimeter</w:t>
      </w:r>
      <w:proofErr w:type="spellEnd"/>
      <w:r>
        <w:t xml:space="preserve"> (KSSL, 2014). </w:t>
      </w:r>
      <w:ins w:id="120" w:author="Achen, Aaron - NRCS, Lincoln, NE" w:date="2019-07-23T12:27:00Z">
        <w:r>
          <w:br/>
        </w:r>
      </w:ins>
      <w:r>
        <w:t xml:space="preserve">* </w:t>
      </w:r>
      <w:proofErr w:type="spellStart"/>
      <w:r>
        <w:rPr>
          <w:rStyle w:val="HTMLCode"/>
        </w:rPr>
        <w:t>dbthirdbar_r</w:t>
      </w:r>
      <w:proofErr w:type="spellEnd"/>
      <w:r>
        <w:t xml:space="preserve"> = bulk density repres</w:t>
      </w:r>
      <w:ins w:id="121" w:author="Achen, Aaron - NRCS, Lincoln, NE" w:date="2019-07-23T12:27:00Z">
        <w:r>
          <w:t>en</w:t>
        </w:r>
      </w:ins>
      <w:r>
        <w:t>ting field conditions</w:t>
      </w:r>
      <w:ins w:id="122" w:author="Achen, Aaron - NRCS, Lincoln, NE" w:date="2019-07-23T12:27:00Z">
        <w:r>
          <w:t xml:space="preserve"> </w:t>
        </w:r>
      </w:ins>
      <w:r>
        <w:t>(NSSH, 2017 – Part 618.7). U</w:t>
      </w:r>
      <w:ins w:id="123" w:author="Achen, Aaron - NRCS, Lincoln, NE" w:date="2019-07-23T12:27:00Z">
        <w:r>
          <w:t>.</w:t>
        </w:r>
      </w:ins>
      <w:r>
        <w:t>S</w:t>
      </w:r>
      <w:ins w:id="124" w:author="Achen, Aaron - NRCS, Lincoln, NE" w:date="2019-07-23T12:27:00Z">
        <w:r>
          <w:t>.</w:t>
        </w:r>
      </w:ins>
      <w:r>
        <w:t xml:space="preserve"> </w:t>
      </w:r>
      <w:del w:id="125" w:author="Achen, Aaron - NRCS, Lincoln, NE" w:date="2019-07-23T12:27:00Z">
        <w:r>
          <w:delText>s</w:delText>
        </w:r>
      </w:del>
      <w:ins w:id="126" w:author="Achen, Aaron - NRCS, Lincoln, NE" w:date="2019-07-23T12:27:00Z">
        <w:r>
          <w:t>S</w:t>
        </w:r>
      </w:ins>
      <w:r>
        <w:t xml:space="preserve">oil </w:t>
      </w:r>
      <w:del w:id="127" w:author="Achen, Aaron - NRCS, Lincoln, NE" w:date="2019-07-23T12:27:00Z">
        <w:r>
          <w:delText>s</w:delText>
        </w:r>
      </w:del>
      <w:ins w:id="128" w:author="Achen, Aaron - NRCS, Lincoln, NE" w:date="2019-07-23T12:27:00Z">
        <w:r>
          <w:t>S</w:t>
        </w:r>
      </w:ins>
      <w:r>
        <w:t xml:space="preserve">urvey </w:t>
      </w:r>
      <w:ins w:id="129" w:author="Achen, Aaron - NRCS, Lincoln, NE" w:date="2019-07-23T12:27:00Z">
        <w:r>
          <w:t>data</w:t>
        </w:r>
      </w:ins>
      <w:r>
        <w:t xml:space="preserve">bases </w:t>
      </w:r>
      <w:ins w:id="130" w:author="Achen, Aaron - NRCS, Lincoln, NE" w:date="2019-07-23T12:27:00Z">
        <w:r>
          <w:t xml:space="preserve">report </w:t>
        </w:r>
      </w:ins>
      <w:r>
        <w:t>this on</w:t>
      </w:r>
      <w:r>
        <w:t xml:space="preserve"> a clod measurement of volume at 1/3</w:t>
      </w:r>
      <w:ins w:id="131" w:author="Achen, Aaron - NRCS, Lincoln, NE" w:date="2019-07-23T12:28:00Z">
        <w:r>
          <w:t>-</w:t>
        </w:r>
      </w:ins>
      <w:del w:id="132" w:author="Achen, Aaron - NRCS, Lincoln, NE" w:date="2019-07-23T12:28:00Z">
        <w:r>
          <w:delText xml:space="preserve"> </w:delText>
        </w:r>
      </w:del>
      <w:r>
        <w:t xml:space="preserve">bar and </w:t>
      </w:r>
      <w:ins w:id="133" w:author="Achen, Aaron - NRCS, Lincoln, NE" w:date="2019-07-23T12:28:00Z">
        <w:r>
          <w:t xml:space="preserve">of </w:t>
        </w:r>
      </w:ins>
      <w:r>
        <w:t>weight at oven</w:t>
      </w:r>
      <w:del w:id="134" w:author="Achen, Aaron - NRCS, Lincoln, NE" w:date="2019-07-23T12:28:00Z">
        <w:r>
          <w:delText xml:space="preserve"> </w:delText>
        </w:r>
      </w:del>
      <w:r>
        <w:t xml:space="preserve">dry water content (KSSL, 2014) </w:t>
      </w:r>
      <w:ins w:id="135" w:author="Achen, Aaron - NRCS, Lincoln, NE" w:date="2019-07-23T12:28:00Z">
        <w:r>
          <w:br/>
        </w:r>
      </w:ins>
      <w:r>
        <w:t xml:space="preserve">* </w:t>
      </w:r>
      <w:proofErr w:type="spellStart"/>
      <w:r>
        <w:rPr>
          <w:rStyle w:val="HTMLCode"/>
        </w:rPr>
        <w:t>fragvol_r</w:t>
      </w:r>
      <w:proofErr w:type="spellEnd"/>
      <w:r>
        <w:t xml:space="preserve"> = </w:t>
      </w:r>
      <w:del w:id="136" w:author="Achen, Aaron - NRCS, Lincoln, NE" w:date="2019-07-23T12:28:00Z">
        <w:r>
          <w:delText>V</w:delText>
        </w:r>
      </w:del>
      <w:ins w:id="137" w:author="Achen, Aaron - NRCS, Lincoln, NE" w:date="2019-07-23T12:28:00Z">
        <w:r>
          <w:t>v</w:t>
        </w:r>
      </w:ins>
      <w:r>
        <w:t>olume of coarse fragments (&gt;2</w:t>
      </w:r>
      <w:ins w:id="138" w:author="Achen, Aaron - NRCS, Lincoln, NE" w:date="2019-07-23T12:28:00Z">
        <w:r>
          <w:t xml:space="preserve"> </w:t>
        </w:r>
      </w:ins>
      <w:r>
        <w:t xml:space="preserve">mm in size), typically based on </w:t>
      </w:r>
      <w:r>
        <w:t>visual estimates (NSSH, 2017 – Part 618.36).</w:t>
      </w:r>
    </w:p>
    <w:p w:rsidR="00000000" w:rsidRDefault="008600E2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30124319"/>
        <w:rPr>
          <w:rFonts w:eastAsia="Times New Roman"/>
        </w:rPr>
      </w:pPr>
      <w:bookmarkStart w:id="139" w:name="_Toc16153479"/>
      <w:del w:id="140" w:author="Achen, Aaron - NRCS, Lincoln, NE" w:date="2019-08-08T10:11:00Z">
        <w:r w:rsidDel="00A97B56">
          <w:rPr>
            <w:rFonts w:eastAsia="Times New Roman"/>
          </w:rPr>
          <w:delText>a</w:delText>
        </w:r>
      </w:del>
      <w:proofErr w:type="spellStart"/>
      <w:ins w:id="141" w:author="Achen, Aaron - NRCS, Lincoln, NE" w:date="2019-08-08T10:11:00Z">
        <w:r w:rsidR="00A97B56">
          <w:rPr>
            <w:rFonts w:eastAsia="Times New Roman"/>
          </w:rPr>
          <w:t>A</w:t>
        </w:r>
      </w:ins>
      <w:r>
        <w:rPr>
          <w:rFonts w:eastAsia="Times New Roman"/>
        </w:rPr>
        <w:t>cpf</w:t>
      </w:r>
      <w:proofErr w:type="spellEnd"/>
      <w:r>
        <w:rPr>
          <w:rFonts w:eastAsia="Times New Roman"/>
        </w:rPr>
        <w:t xml:space="preserve"> </w:t>
      </w:r>
      <w:del w:id="142" w:author="Achen, Aaron - NRCS, Lincoln, NE" w:date="2019-08-08T10:11:00Z">
        <w:r w:rsidDel="00A97B56">
          <w:rPr>
            <w:rFonts w:eastAsia="Times New Roman"/>
          </w:rPr>
          <w:delText>h</w:delText>
        </w:r>
      </w:del>
      <w:proofErr w:type="spellStart"/>
      <w:ins w:id="143" w:author="Achen, Aaron - NRCS, Lincoln, NE" w:date="2019-08-08T10:11:00Z">
        <w:r w:rsidR="00A97B56">
          <w:rPr>
            <w:rFonts w:eastAsia="Times New Roman"/>
          </w:rPr>
          <w:t>H</w:t>
        </w:r>
      </w:ins>
      <w:r>
        <w:rPr>
          <w:rFonts w:eastAsia="Times New Roman"/>
        </w:rPr>
        <w:t>zn</w:t>
      </w:r>
      <w:proofErr w:type="spellEnd"/>
      <w:r>
        <w:rPr>
          <w:rFonts w:eastAsia="Times New Roman"/>
        </w:rPr>
        <w:t xml:space="preserve"> Table</w:t>
      </w:r>
      <w:bookmarkEnd w:id="139"/>
    </w:p>
    <w:p w:rsidR="00000000" w:rsidRDefault="008600E2">
      <w:pPr>
        <w:pStyle w:val="HTMLPreformatted"/>
        <w:divId w:val="131874003"/>
        <w:rPr>
          <w:rStyle w:val="HTMLCode"/>
        </w:rPr>
      </w:pPr>
      <w:r>
        <w:rPr>
          <w:rStyle w:val="kw"/>
        </w:rPr>
        <w:t>SELECT</w:t>
      </w:r>
    </w:p>
    <w:p w:rsidR="00000000" w:rsidRDefault="008600E2">
      <w:pPr>
        <w:pStyle w:val="HTMLPreformatted"/>
        <w:divId w:val="131874003"/>
        <w:rPr>
          <w:rStyle w:val="HTMLCode"/>
        </w:rPr>
      </w:pP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31874003"/>
        <w:rPr>
          <w:rStyle w:val="HTMLCode"/>
        </w:rPr>
      </w:pP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31874003"/>
        <w:rPr>
          <w:rStyle w:val="HTMLCode"/>
        </w:rPr>
      </w:pPr>
      <w:proofErr w:type="spellStart"/>
      <w:r>
        <w:rPr>
          <w:rStyle w:val="HTMLCode"/>
        </w:rPr>
        <w:t>hzname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31874003"/>
        <w:rPr>
          <w:rStyle w:val="HTMLCode"/>
        </w:rPr>
      </w:pPr>
      <w:proofErr w:type="spellStart"/>
      <w:r>
        <w:rPr>
          <w:rStyle w:val="HTMLCode"/>
        </w:rPr>
        <w:t>restrictiodepth</w:t>
      </w:r>
      <w:proofErr w:type="spellEnd"/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131874003"/>
        <w:rPr>
          <w:rStyle w:val="HTMLCode"/>
        </w:rPr>
      </w:pP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31874003"/>
        <w:rPr>
          <w:rStyle w:val="HTMLCode"/>
        </w:rPr>
      </w:pP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31874003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hzdepb_r-hzdept_r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fu"/>
        </w:rPr>
        <w:t>CAST</w:t>
      </w:r>
      <w:r>
        <w:rPr>
          <w:rStyle w:val="HTMLCode"/>
        </w:rPr>
        <w:t xml:space="preserve"> ((</w:t>
      </w:r>
      <w:proofErr w:type="spellStart"/>
      <w:r>
        <w:rPr>
          <w:rStyle w:val="HTMLCode"/>
        </w:rPr>
        <w:t>hzdepb_r-hzdept_r</w:t>
      </w:r>
      <w:proofErr w:type="spellEnd"/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 xml:space="preserve">)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thickness,</w:t>
      </w:r>
    </w:p>
    <w:p w:rsidR="00000000" w:rsidRDefault="008600E2">
      <w:pPr>
        <w:pStyle w:val="HTMLPreformatted"/>
        <w:divId w:val="131874003"/>
        <w:rPr>
          <w:rStyle w:val="HTMLCode"/>
        </w:rPr>
      </w:pPr>
      <w:r>
        <w:rPr>
          <w:rStyle w:val="HTMLCode"/>
        </w:rPr>
        <w:t>texture,</w:t>
      </w:r>
    </w:p>
    <w:p w:rsidR="00000000" w:rsidRDefault="008600E2">
      <w:pPr>
        <w:pStyle w:val="HTMLPreformatted"/>
        <w:divId w:val="131874003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131874003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131874003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31874003"/>
        <w:rPr>
          <w:rStyle w:val="HTMLCode"/>
        </w:rPr>
      </w:pPr>
      <w:proofErr w:type="spellStart"/>
      <w:r>
        <w:rPr>
          <w:rStyle w:val="HTMLCode"/>
        </w:rPr>
        <w:t>chkey</w:t>
      </w:r>
      <w:proofErr w:type="spellEnd"/>
    </w:p>
    <w:p w:rsidR="00000000" w:rsidRDefault="008600E2">
      <w:pPr>
        <w:pStyle w:val="HTMLPreformatted"/>
        <w:divId w:val="131874003"/>
        <w:rPr>
          <w:rStyle w:val="HTMLCode"/>
        </w:rPr>
      </w:pPr>
      <w:r>
        <w:rPr>
          <w:rStyle w:val="kw"/>
        </w:rPr>
        <w:t>INTO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acpfhzn</w:t>
      </w:r>
      <w:proofErr w:type="spellEnd"/>
    </w:p>
    <w:p w:rsidR="00000000" w:rsidRDefault="008600E2">
      <w:pPr>
        <w:pStyle w:val="HTMLPreformatted"/>
        <w:divId w:val="131874003"/>
      </w:pPr>
      <w:r>
        <w:rPr>
          <w:rStyle w:val="kw"/>
        </w:rPr>
        <w:t>FROM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acpf</w:t>
      </w:r>
      <w:proofErr w:type="spellEnd"/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915"/>
        <w:gridCol w:w="1020"/>
        <w:gridCol w:w="860"/>
        <w:gridCol w:w="1580"/>
        <w:gridCol w:w="980"/>
        <w:gridCol w:w="1034"/>
        <w:gridCol w:w="1007"/>
        <w:gridCol w:w="793"/>
        <w:gridCol w:w="1434"/>
        <w:gridCol w:w="794"/>
        <w:gridCol w:w="1320"/>
        <w:gridCol w:w="1035"/>
      </w:tblGrid>
      <w:tr w:rsidR="00000000">
        <w:trPr>
          <w:divId w:val="430124319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hzname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restrictiodepth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hzdept_r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hzdepb_r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thickness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texture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dbthirdbar_r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fragvol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om_r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chkey</w:t>
            </w:r>
            <w:proofErr w:type="spellEnd"/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1.600000024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47887710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1.330000043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1.279999971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47887978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47887981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47887980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1.279999971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47887979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48509159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0.800000012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0.800000012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48509110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LFS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48507620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1.600000024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48508119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Bz1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2Bz2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2Czg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Az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Bkzg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1.279999971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Bw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48508790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48508791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48509110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1.320000052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48509578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48509579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48507820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48507821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48508119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Bz1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2Bz2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1.379999995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LFS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LFS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LFS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48507650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FSL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48507648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48507343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48507341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48507344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48507345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48507342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48507346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48507347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48507349</w:t>
            </w:r>
          </w:p>
        </w:tc>
      </w:tr>
      <w:tr w:rsidR="00000000">
        <w:trPr>
          <w:divId w:val="430124319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48507348</w:t>
            </w:r>
          </w:p>
        </w:tc>
      </w:tr>
    </w:tbl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4069622"/>
        <w:rPr>
          <w:rFonts w:eastAsia="Times New Roman"/>
        </w:rPr>
      </w:pPr>
      <w:bookmarkStart w:id="144" w:name="_Toc16153480"/>
      <w:r>
        <w:rPr>
          <w:rFonts w:eastAsia="Times New Roman"/>
        </w:rPr>
        <w:t>Set depths used for increments and organize variables for SOC stock calculations.</w:t>
      </w:r>
      <w:bookmarkEnd w:id="144"/>
    </w:p>
    <w:p w:rsidR="00000000" w:rsidRDefault="008600E2">
      <w:pPr>
        <w:pStyle w:val="Heading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26586166"/>
        <w:rPr>
          <w:rFonts w:eastAsia="Times New Roman"/>
        </w:rPr>
      </w:pPr>
      <w:r>
        <w:rPr>
          <w:rFonts w:eastAsia="Times New Roman"/>
        </w:rPr>
        <w:t>S</w:t>
      </w:r>
      <w:r>
        <w:rPr>
          <w:rFonts w:eastAsia="Times New Roman"/>
        </w:rPr>
        <w:t>O</w:t>
      </w:r>
      <w:r>
        <w:rPr>
          <w:rFonts w:eastAsia="Times New Roman"/>
        </w:rPr>
        <w:t>C</w:t>
      </w:r>
      <w:r>
        <w:rPr>
          <w:rFonts w:eastAsia="Times New Roman"/>
        </w:rPr>
        <w:t xml:space="preserve"> </w:t>
      </w:r>
      <w:ins w:id="145" w:author="Achen, Aaron - NRCS, Lincoln, NE" w:date="2019-08-08T10:11:00Z">
        <w:r w:rsidR="00A97B56">
          <w:rPr>
            <w:rFonts w:eastAsia="Times New Roman"/>
          </w:rPr>
          <w:t>t</w:t>
        </w:r>
      </w:ins>
      <w:del w:id="146" w:author="Achen, Aaron - NRCS, Lincoln, NE" w:date="2019-08-08T10:11:00Z">
        <w:r w:rsidDel="00A97B56">
          <w:rPr>
            <w:rFonts w:eastAsia="Times New Roman"/>
          </w:rPr>
          <w:delText>T</w:delText>
        </w:r>
      </w:del>
      <w:r>
        <w:rPr>
          <w:rFonts w:eastAsia="Times New Roman"/>
        </w:rPr>
        <w:t>able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hzname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chkey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comppct_r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>, thickness,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InRangeTop_0_150,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150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150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150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InRangeBot_0_150,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InRangeTop_0_5,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InRangeBot_0_5,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lastRenderedPageBreak/>
        <w:t>CASE</w:t>
      </w:r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InRangeTop_0_30,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30</w:t>
      </w:r>
      <w:r>
        <w:rPr>
          <w:rStyle w:val="HTMLCode"/>
        </w:rPr>
        <w:t xml:space="preserve"> 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30</w:t>
      </w:r>
      <w:r>
        <w:rPr>
          <w:rStyle w:val="HTMLCode"/>
        </w:rPr>
        <w:t xml:space="preserve"> 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30</w:t>
      </w:r>
      <w:r>
        <w:rPr>
          <w:rStyle w:val="HTMLCode"/>
        </w:rPr>
        <w:t xml:space="preserve"> 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r>
        <w:rPr>
          <w:rStyle w:val="HTMLCode"/>
        </w:rPr>
        <w:t>InRangeBot_0_30,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co"/>
        </w:rPr>
        <w:t xml:space="preserve">---5 to 15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&gt;=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5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InRangeTop_5_15 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5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InRangeBot_5_15,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co"/>
        </w:rPr>
        <w:t>---15 to 30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&gt;=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15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InRangeTop_15_30 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15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InRangeBot_15_30,</w:t>
      </w:r>
    </w:p>
    <w:p w:rsidR="00000000" w:rsidRDefault="008600E2">
      <w:pPr>
        <w:pStyle w:val="HTMLPreformatted"/>
        <w:divId w:val="475144244"/>
        <w:rPr>
          <w:rStyle w:val="HTMLCode"/>
        </w:rPr>
      </w:pP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co"/>
        </w:rPr>
        <w:t>--30 to 60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&gt;=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30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InRangeTop_30_60 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30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InRangeBot_30_60,</w:t>
      </w:r>
    </w:p>
    <w:p w:rsidR="00000000" w:rsidRDefault="008600E2">
      <w:pPr>
        <w:pStyle w:val="HTMLPreformatted"/>
        <w:divId w:val="475144244"/>
        <w:rPr>
          <w:rStyle w:val="HTMLCode"/>
        </w:rPr>
      </w:pP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co"/>
        </w:rPr>
        <w:t>---60 to 100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&gt;=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60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InRangeTop_60_100 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60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InRangeBot_60_100,</w:t>
      </w:r>
    </w:p>
    <w:p w:rsidR="00000000" w:rsidRDefault="008600E2">
      <w:pPr>
        <w:pStyle w:val="HTMLPreformatted"/>
        <w:divId w:val="475144244"/>
        <w:rPr>
          <w:rStyle w:val="HTMLCode"/>
        </w:rPr>
      </w:pP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co"/>
        </w:rPr>
        <w:t>--100 to 200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</w:t>
      </w:r>
      <w:r>
        <w:rPr>
          <w:rStyle w:val="dv"/>
        </w:rPr>
        <w:t>200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lastRenderedPageBreak/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&gt;=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100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200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InRangeTop_100_200 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200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200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200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200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200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InRangeBot_100_200,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20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&gt;= </w:t>
      </w:r>
      <w:r>
        <w:rPr>
          <w:rStyle w:val="dv"/>
        </w:rPr>
        <w:t>20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20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20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20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20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InRangeTop_20_50 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HTMLCode"/>
        </w:rPr>
        <w:t xml:space="preserve"> 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20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20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InRangeBot_20_50,</w:t>
      </w:r>
    </w:p>
    <w:p w:rsidR="00000000" w:rsidRDefault="008600E2">
      <w:pPr>
        <w:pStyle w:val="HTMLPreformatted"/>
        <w:divId w:val="475144244"/>
        <w:rPr>
          <w:rStyle w:val="HTMLCode"/>
        </w:rPr>
      </w:pPr>
    </w:p>
    <w:p w:rsidR="00000000" w:rsidRDefault="008600E2">
      <w:pPr>
        <w:pStyle w:val="HTMLPreformatted"/>
        <w:divId w:val="475144244"/>
        <w:rPr>
          <w:rStyle w:val="HTMLCode"/>
        </w:rPr>
      </w:pPr>
    </w:p>
    <w:p w:rsidR="00000000" w:rsidRDefault="008600E2">
      <w:pPr>
        <w:pStyle w:val="HTMLPreformatted"/>
        <w:divId w:val="475144244"/>
        <w:rPr>
          <w:rStyle w:val="HTMLCode"/>
        </w:rPr>
      </w:pP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&gt;=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50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InRangeTop_50_100 ,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HTMLCode"/>
        </w:rPr>
        <w:t xml:space="preserve">    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  </w:t>
      </w: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0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&lt;=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W</w:t>
      </w:r>
      <w:r>
        <w:rPr>
          <w:rStyle w:val="kw"/>
        </w:rPr>
        <w:t>HEN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&gt;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ELSE</w:t>
      </w:r>
      <w:r>
        <w:rPr>
          <w:rStyle w:val="HTMLCode"/>
        </w:rPr>
        <w:t xml:space="preserve">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InRangeBot_50_100,</w:t>
      </w:r>
    </w:p>
    <w:p w:rsidR="00000000" w:rsidRDefault="008600E2">
      <w:pPr>
        <w:pStyle w:val="HTMLPreformatted"/>
        <w:divId w:val="475144244"/>
        <w:rPr>
          <w:rStyle w:val="HTMLCode"/>
        </w:rPr>
      </w:pPr>
    </w:p>
    <w:p w:rsidR="00000000" w:rsidRDefault="008600E2">
      <w:pPr>
        <w:pStyle w:val="HTMLPreformatted"/>
        <w:divId w:val="475144244"/>
        <w:rPr>
          <w:rStyle w:val="HTMLCode"/>
        </w:rPr>
      </w:pPr>
    </w:p>
    <w:p w:rsidR="00000000" w:rsidRDefault="008600E2">
      <w:pPr>
        <w:pStyle w:val="HTMLPreformatted"/>
        <w:divId w:val="475144244"/>
        <w:rPr>
          <w:rStyle w:val="HTMLCode"/>
        </w:rPr>
      </w:pP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frag_main</w:t>
      </w:r>
      <w:proofErr w:type="spellEnd"/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INTO</w:t>
      </w:r>
      <w:r>
        <w:rPr>
          <w:rStyle w:val="HTMLCode"/>
        </w:rPr>
        <w:t xml:space="preserve"> #SOC</w:t>
      </w:r>
    </w:p>
    <w:p w:rsidR="00000000" w:rsidRDefault="008600E2">
      <w:pPr>
        <w:pStyle w:val="HTMLPreformatted"/>
        <w:divId w:val="475144244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acpf</w:t>
      </w:r>
      <w:proofErr w:type="spellEnd"/>
    </w:p>
    <w:p w:rsidR="00000000" w:rsidRDefault="008600E2">
      <w:pPr>
        <w:pStyle w:val="HTMLPreformatted"/>
        <w:divId w:val="475144244"/>
      </w:pPr>
      <w:r>
        <w:rPr>
          <w:rStyle w:val="kw"/>
        </w:rPr>
        <w:t>ORDER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ASC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ASC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chkey</w:t>
      </w:r>
      <w:proofErr w:type="spellEnd"/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536"/>
        <w:gridCol w:w="612"/>
        <w:gridCol w:w="697"/>
        <w:gridCol w:w="589"/>
        <w:gridCol w:w="620"/>
        <w:gridCol w:w="605"/>
        <w:gridCol w:w="1218"/>
        <w:gridCol w:w="1188"/>
        <w:gridCol w:w="1080"/>
        <w:gridCol w:w="1050"/>
        <w:gridCol w:w="1149"/>
        <w:gridCol w:w="1119"/>
        <w:gridCol w:w="1149"/>
        <w:gridCol w:w="1119"/>
        <w:gridCol w:w="1218"/>
        <w:gridCol w:w="1188"/>
        <w:gridCol w:w="1218"/>
        <w:gridCol w:w="1188"/>
        <w:gridCol w:w="1287"/>
        <w:gridCol w:w="1257"/>
        <w:gridCol w:w="1356"/>
        <w:gridCol w:w="1326"/>
        <w:gridCol w:w="1218"/>
        <w:gridCol w:w="1188"/>
        <w:gridCol w:w="1287"/>
        <w:gridCol w:w="1257"/>
        <w:gridCol w:w="785"/>
        <w:gridCol w:w="482"/>
        <w:gridCol w:w="850"/>
        <w:gridCol w:w="612"/>
        <w:gridCol w:w="543"/>
        <w:gridCol w:w="689"/>
      </w:tblGrid>
      <w:tr w:rsidR="00000000">
        <w:trPr>
          <w:divId w:val="1126586166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hzname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chkey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comppct_r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hzdept_r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hzdepb_r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thickness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InRangeTop_0_150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InRangeBot_0_150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InRangeTop_0_5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InRangeBot_0_5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InRangeTop_0_30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InRangeBot_0_30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InRangeTop_5_15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InRangeBot_5_15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InRangeTop_15_30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InRangeBot_15_30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InRangeTop_30_60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InRangeBot_30_60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InRangeTop_60_100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</w:t>
            </w:r>
            <w:r>
              <w:rPr>
                <w:rFonts w:eastAsia="Times New Roman"/>
                <w:b/>
                <w:bCs/>
              </w:rPr>
              <w:t>ngeBot_60_100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InRangeTop_100_200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InRangeBot_100_200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InRangeTop_20_50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InRangeBot_20_50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InRangeTop_50_100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InRangeBot_50_100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om_r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fragvol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dbthirdbar_r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frag_main</w:t>
            </w:r>
            <w:proofErr w:type="spellEnd"/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1.600000024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1.330000043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1.279999971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87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1.279999971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92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0.800000012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95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0.800000012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95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96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94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96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99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99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99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1.600000024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95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96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94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Bz1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2Bz2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2Czg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Az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Bkzg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95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92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1.279999971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Bw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95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92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1.320000052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lastRenderedPageBreak/>
              <w:t>Btnkyz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Bz1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2Bz2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1.350000024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98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99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1.379999995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95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92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95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96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95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94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1.450000048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96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94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96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1.549999952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1.299999952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lastRenderedPageBreak/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1.529999971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1.149999976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95</w:t>
            </w:r>
          </w:p>
        </w:tc>
      </w:tr>
      <w:tr w:rsidR="00000000">
        <w:trPr>
          <w:divId w:val="112658616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1.399999976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92</w:t>
            </w:r>
          </w:p>
        </w:tc>
      </w:tr>
    </w:tbl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33031957"/>
        <w:rPr>
          <w:rFonts w:eastAsia="Times New Roman"/>
        </w:rPr>
      </w:pPr>
      <w:bookmarkStart w:id="147" w:name="_Toc16153481"/>
      <w:r>
        <w:rPr>
          <w:rFonts w:eastAsia="Times New Roman"/>
        </w:rPr>
        <w:t>Execute SOC layer calculations</w:t>
      </w:r>
      <w:del w:id="148" w:author="Achen, Aaron - NRCS, Lincoln, NE" w:date="2019-08-06T15:04:00Z">
        <w:r>
          <w:rPr>
            <w:rFonts w:eastAsia="Times New Roman"/>
          </w:rPr>
          <w:delText>.</w:delText>
        </w:r>
      </w:del>
      <w:bookmarkEnd w:id="147"/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33031957"/>
      </w:pPr>
      <w:r>
        <w:t>Layer SOC stock = ( (</w:t>
      </w:r>
      <w:proofErr w:type="spellStart"/>
      <w:r>
        <w:t>hzT</w:t>
      </w:r>
      <w:proofErr w:type="spellEnd"/>
      <w:r>
        <w:t xml:space="preserve"> </w:t>
      </w:r>
      <w:r>
        <w:t xml:space="preserve">* ( ( om / 1.724 ) * db3 )) / 100.0 ) * ((100.0 - </w:t>
      </w:r>
      <w:proofErr w:type="spellStart"/>
      <w:r>
        <w:t>fragvol</w:t>
      </w:r>
      <w:proofErr w:type="spellEnd"/>
      <w:r>
        <w:t>) / 100.0)</w:t>
      </w:r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33031957"/>
      </w:pPr>
      <w:r>
        <w:rPr>
          <w:rStyle w:val="math"/>
        </w:rPr>
        <w:t>\[Layer SOC stock = Thickness * (om/1.724)/100 * \rho * (1-FRAG)\]</w:t>
      </w:r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33031957"/>
      </w:pPr>
      <w:r>
        <w:t>where Thickness is the layer/horizon thickness present within the depth increment in question (</w:t>
      </w:r>
      <w:r>
        <w:rPr>
          <w:rStyle w:val="math"/>
        </w:rPr>
        <w:t>\(cm\)</w:t>
      </w:r>
      <w:r>
        <w:t xml:space="preserve">), </w:t>
      </w:r>
      <w:r>
        <w:rPr>
          <w:rStyle w:val="math"/>
        </w:rPr>
        <w:t>\(\rho\)</w:t>
      </w:r>
      <w:r>
        <w:t xml:space="preserve"> is the b</w:t>
      </w:r>
      <w:r>
        <w:t>ulk density in (</w:t>
      </w:r>
      <w:r>
        <w:rPr>
          <w:rStyle w:val="math"/>
        </w:rPr>
        <w:t>\(g oven dried soil in volume at one third bar, cm ^{-3}\)</w:t>
      </w:r>
      <w:r>
        <w:t>), [om] is the concentration of organic matter in soil (</w:t>
      </w:r>
      <w:r>
        <w:rPr>
          <w:rStyle w:val="math"/>
        </w:rPr>
        <w:t>\(% of soil ^{-1}\)</w:t>
      </w:r>
      <w:r>
        <w:t>), and FRAG is the proportion of sample greater than 2mm in diameter (</w:t>
      </w:r>
      <w:r>
        <w:rPr>
          <w:rStyle w:val="math"/>
        </w:rPr>
        <w:t xml:space="preserve">\(% by </w:t>
      </w:r>
      <w:proofErr w:type="spellStart"/>
      <w:r>
        <w:rPr>
          <w:rStyle w:val="math"/>
        </w:rPr>
        <w:t>volumen</w:t>
      </w:r>
      <w:proofErr w:type="spellEnd"/>
      <w:r>
        <w:rPr>
          <w:rStyle w:val="math"/>
        </w:rPr>
        <w:t>\)</w:t>
      </w:r>
      <w:r>
        <w:t>).</w:t>
      </w:r>
    </w:p>
    <w:p w:rsidR="00000000" w:rsidRDefault="008600E2">
      <w:pPr>
        <w:pStyle w:val="Heading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7944873"/>
        <w:rPr>
          <w:rFonts w:eastAsia="Times New Roman"/>
        </w:rPr>
      </w:pPr>
      <w:r>
        <w:rPr>
          <w:rFonts w:eastAsia="Times New Roman"/>
        </w:rPr>
        <w:t xml:space="preserve">SOC2 </w:t>
      </w:r>
      <w:del w:id="149" w:author="Achen, Aaron - NRCS, Lincoln, NE" w:date="2019-08-08T10:12:00Z">
        <w:r w:rsidDel="00A97B56">
          <w:rPr>
            <w:rFonts w:eastAsia="Times New Roman"/>
          </w:rPr>
          <w:delText>T</w:delText>
        </w:r>
      </w:del>
      <w:ins w:id="150" w:author="Achen, Aaron - NRCS, Lincoln, NE" w:date="2019-08-08T10:12:00Z">
        <w:r w:rsidR="00A97B56">
          <w:rPr>
            <w:rFonts w:eastAsia="Times New Roman"/>
          </w:rPr>
          <w:t>t</w:t>
        </w:r>
      </w:ins>
      <w:r>
        <w:rPr>
          <w:rFonts w:eastAsia="Times New Roman"/>
        </w:rPr>
        <w:t>able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hzname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chkey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comppct_r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>, thickness,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InRangeTop_0_150, 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InRangeBot_0_150, 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InRangeTop_0_30, 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InRangeBot_0_30, </w:t>
      </w: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InRangeTop_20_50, 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InRangeBot_20_50, </w:t>
      </w: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>InRangeTop_50_100 ,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>InRangeBot_50_100,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(( ((InRangeBot_0_150 - InRangeTop_0_150)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100.0</w:t>
      </w:r>
      <w:r>
        <w:rPr>
          <w:rStyle w:val="HTMLCode"/>
        </w:rPr>
        <w:t xml:space="preserve">))  </w:t>
      </w:r>
      <w:r>
        <w:rPr>
          <w:rStyle w:val="kw"/>
        </w:rPr>
        <w:t>AS</w:t>
      </w:r>
      <w:r>
        <w:rPr>
          <w:rStyle w:val="HTMLCode"/>
        </w:rPr>
        <w:t xml:space="preserve"> HZ_SOC_0_150,</w:t>
      </w: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(( ((InRangeBot_0_30 - InRangeTop_0_30)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</w:t>
      </w:r>
      <w:r>
        <w:rPr>
          <w:rStyle w:val="fl"/>
        </w:rPr>
        <w:t>.0</w:t>
      </w:r>
      <w:r>
        <w:rPr>
          <w:rStyle w:val="HTMLCode"/>
        </w:rPr>
        <w:t xml:space="preserve">))  </w:t>
      </w:r>
      <w:r>
        <w:rPr>
          <w:rStyle w:val="kw"/>
        </w:rPr>
        <w:t>AS</w:t>
      </w:r>
      <w:r>
        <w:rPr>
          <w:rStyle w:val="HTMLCode"/>
        </w:rPr>
        <w:t xml:space="preserve"> HZ_SOC_0_30,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co"/>
        </w:rPr>
        <w:lastRenderedPageBreak/>
        <w:t xml:space="preserve">---Removed * ( </w:t>
      </w:r>
      <w:proofErr w:type="spellStart"/>
      <w:r>
        <w:rPr>
          <w:rStyle w:val="co"/>
        </w:rPr>
        <w:t>comppct_r</w:t>
      </w:r>
      <w:proofErr w:type="spellEnd"/>
      <w:r>
        <w:rPr>
          <w:rStyle w:val="co"/>
        </w:rPr>
        <w:t xml:space="preserve"> * 100 ) 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((((InRangeBot_20_50 - InRangeTop_20_50)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100.0</w:t>
      </w:r>
      <w:r>
        <w:rPr>
          <w:rStyle w:val="HTMLCode"/>
        </w:rPr>
        <w:t xml:space="preserve">))  </w:t>
      </w:r>
      <w:r>
        <w:rPr>
          <w:rStyle w:val="kw"/>
        </w:rPr>
        <w:t>AS</w:t>
      </w:r>
      <w:r>
        <w:rPr>
          <w:rStyle w:val="HTMLCode"/>
        </w:rPr>
        <w:t xml:space="preserve"> HZ_SOC_20_50,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co"/>
        </w:rPr>
        <w:t xml:space="preserve">---Removed * ( </w:t>
      </w:r>
      <w:proofErr w:type="spellStart"/>
      <w:r>
        <w:rPr>
          <w:rStyle w:val="co"/>
        </w:rPr>
        <w:t>comppct_r</w:t>
      </w:r>
      <w:proofErr w:type="spellEnd"/>
      <w:r>
        <w:rPr>
          <w:rStyle w:val="co"/>
        </w:rPr>
        <w:t xml:space="preserve"> * 100 ) 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>((((InRangeBot_50_100 - InR</w:t>
      </w:r>
      <w:r>
        <w:rPr>
          <w:rStyle w:val="HTMLCode"/>
        </w:rPr>
        <w:t xml:space="preserve">angeTop_50_100)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100.0</w:t>
      </w:r>
      <w:r>
        <w:rPr>
          <w:rStyle w:val="HTMLCode"/>
        </w:rPr>
        <w:t xml:space="preserve">))  </w:t>
      </w:r>
      <w:r>
        <w:rPr>
          <w:rStyle w:val="kw"/>
        </w:rPr>
        <w:t>AS</w:t>
      </w:r>
      <w:r>
        <w:rPr>
          <w:rStyle w:val="HTMLCode"/>
        </w:rPr>
        <w:t xml:space="preserve"> HZ_SOC_50_100,</w:t>
      </w: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(( ((InRangeBot_0_5 - InRangeTop_0_5)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100.0</w:t>
      </w:r>
      <w:r>
        <w:rPr>
          <w:rStyle w:val="HTMLCode"/>
        </w:rPr>
        <w:t xml:space="preserve">))  </w:t>
      </w:r>
      <w:r>
        <w:rPr>
          <w:rStyle w:val="kw"/>
        </w:rPr>
        <w:t>AS</w:t>
      </w:r>
      <w:r>
        <w:rPr>
          <w:rStyle w:val="HTMLCode"/>
        </w:rPr>
        <w:t xml:space="preserve"> HZ_SOC_0_5,</w:t>
      </w: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>(( (</w:t>
      </w:r>
      <w:r>
        <w:rPr>
          <w:rStyle w:val="HTMLCode"/>
        </w:rPr>
        <w:t xml:space="preserve">(InRangeBot_5_15 - InRangeTop_5_15)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100.0</w:t>
      </w:r>
      <w:r>
        <w:rPr>
          <w:rStyle w:val="HTMLCode"/>
        </w:rPr>
        <w:t xml:space="preserve">))  </w:t>
      </w:r>
      <w:r>
        <w:rPr>
          <w:rStyle w:val="kw"/>
        </w:rPr>
        <w:t>AS</w:t>
      </w:r>
      <w:r>
        <w:rPr>
          <w:rStyle w:val="HTMLCode"/>
        </w:rPr>
        <w:t xml:space="preserve"> HZ_SOC_5_15,</w:t>
      </w: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(( ((InRangeBot_15_30 - InRangeTop_15_30)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100.0</w:t>
      </w:r>
      <w:r>
        <w:rPr>
          <w:rStyle w:val="HTMLCode"/>
        </w:rPr>
        <w:t xml:space="preserve">)) 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HZ_SOC_15_30,</w:t>
      </w: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(( ((InRangeBot_30_60 - InRangeTop_30_60)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100.0</w:t>
      </w:r>
      <w:r>
        <w:rPr>
          <w:rStyle w:val="HTMLCode"/>
        </w:rPr>
        <w:t xml:space="preserve">))  </w:t>
      </w:r>
      <w:r>
        <w:rPr>
          <w:rStyle w:val="kw"/>
        </w:rPr>
        <w:t>AS</w:t>
      </w:r>
      <w:r>
        <w:rPr>
          <w:rStyle w:val="HTMLCode"/>
        </w:rPr>
        <w:t xml:space="preserve"> HZ_SOC_30_60,</w:t>
      </w: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(( ((InRangeBot_60_100 - InRangeTop_60_100)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100.0</w:t>
      </w:r>
      <w:r>
        <w:rPr>
          <w:rStyle w:val="HTMLCode"/>
        </w:rPr>
        <w:t xml:space="preserve">))  </w:t>
      </w:r>
      <w:r>
        <w:rPr>
          <w:rStyle w:val="kw"/>
        </w:rPr>
        <w:t>AS</w:t>
      </w:r>
      <w:r>
        <w:rPr>
          <w:rStyle w:val="HTMLCode"/>
        </w:rPr>
        <w:t xml:space="preserve"> HZ_SOC_60_100,</w:t>
      </w:r>
    </w:p>
    <w:p w:rsidR="00000000" w:rsidRDefault="008600E2">
      <w:pPr>
        <w:pStyle w:val="HTMLPreformatted"/>
        <w:divId w:val="1281961958"/>
        <w:rPr>
          <w:rStyle w:val="HTMLCode"/>
        </w:rPr>
      </w:pP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HTMLCode"/>
        </w:rPr>
        <w:t xml:space="preserve">(( ((InRangeBot_100_200 - InRangeTop_100_200) * ( ( </w:t>
      </w:r>
      <w:proofErr w:type="spellStart"/>
      <w:r>
        <w:rPr>
          <w:rStyle w:val="HTMLCode"/>
        </w:rPr>
        <w:t>om_r</w:t>
      </w:r>
      <w:proofErr w:type="spellEnd"/>
      <w:r>
        <w:rPr>
          <w:rStyle w:val="HTMLCode"/>
        </w:rPr>
        <w:t xml:space="preserve"> / </w:t>
      </w:r>
      <w:r>
        <w:rPr>
          <w:rStyle w:val="fl"/>
        </w:rPr>
        <w:t>1.724</w:t>
      </w:r>
      <w:r>
        <w:rPr>
          <w:rStyle w:val="HTMLCode"/>
        </w:rPr>
        <w:t xml:space="preserve"> ) * </w:t>
      </w:r>
      <w:proofErr w:type="spellStart"/>
      <w:r>
        <w:rPr>
          <w:rStyle w:val="HTMLCode"/>
        </w:rPr>
        <w:t>dbthirdbar_r</w:t>
      </w:r>
      <w:proofErr w:type="spellEnd"/>
      <w:r>
        <w:rPr>
          <w:rStyle w:val="HTMLCode"/>
        </w:rPr>
        <w:t xml:space="preserve"> )) / </w:t>
      </w:r>
      <w:r>
        <w:rPr>
          <w:rStyle w:val="fl"/>
        </w:rPr>
        <w:t>100.0</w:t>
      </w:r>
      <w:r>
        <w:rPr>
          <w:rStyle w:val="HTMLCode"/>
        </w:rPr>
        <w:t xml:space="preserve"> ) * ((</w:t>
      </w:r>
      <w:r>
        <w:rPr>
          <w:rStyle w:val="fl"/>
        </w:rPr>
        <w:t>100.0</w:t>
      </w:r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fragvol</w:t>
      </w:r>
      <w:proofErr w:type="spellEnd"/>
      <w:r>
        <w:rPr>
          <w:rStyle w:val="HTMLCode"/>
        </w:rPr>
        <w:t xml:space="preserve">) / </w:t>
      </w:r>
      <w:r>
        <w:rPr>
          <w:rStyle w:val="fl"/>
        </w:rPr>
        <w:t>100.0</w:t>
      </w:r>
      <w:r>
        <w:rPr>
          <w:rStyle w:val="HTMLCode"/>
        </w:rPr>
        <w:t xml:space="preserve">))  </w:t>
      </w:r>
      <w:r>
        <w:rPr>
          <w:rStyle w:val="kw"/>
        </w:rPr>
        <w:t>AS</w:t>
      </w:r>
      <w:r>
        <w:rPr>
          <w:rStyle w:val="HTMLCode"/>
        </w:rPr>
        <w:t xml:space="preserve"> HZ_SOC_100_</w:t>
      </w:r>
      <w:r>
        <w:rPr>
          <w:rStyle w:val="dv"/>
        </w:rPr>
        <w:t>200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co"/>
        </w:rPr>
        <w:t xml:space="preserve">---Removed * ( </w:t>
      </w:r>
      <w:proofErr w:type="spellStart"/>
      <w:r>
        <w:rPr>
          <w:rStyle w:val="co"/>
        </w:rPr>
        <w:t>comppct_r</w:t>
      </w:r>
      <w:proofErr w:type="spellEnd"/>
      <w:r>
        <w:rPr>
          <w:rStyle w:val="co"/>
        </w:rPr>
        <w:t xml:space="preserve"> * 100 ) 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kw"/>
        </w:rPr>
        <w:t>INTO</w:t>
      </w:r>
      <w:r>
        <w:rPr>
          <w:rStyle w:val="HTMLCode"/>
        </w:rPr>
        <w:t xml:space="preserve"> #SOC2</w:t>
      </w:r>
    </w:p>
    <w:p w:rsidR="00000000" w:rsidRDefault="008600E2">
      <w:pPr>
        <w:pStyle w:val="HTMLPreformatted"/>
        <w:divId w:val="1281961958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#SOC</w:t>
      </w:r>
    </w:p>
    <w:p w:rsidR="00000000" w:rsidRDefault="008600E2">
      <w:pPr>
        <w:pStyle w:val="HTMLPreformatted"/>
        <w:divId w:val="1281961958"/>
      </w:pPr>
      <w:r>
        <w:rPr>
          <w:rStyle w:val="kw"/>
        </w:rPr>
        <w:t>ORDER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 ,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comppct_r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DESC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hzdept_r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ASC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hzdepb_r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ASC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chkey</w:t>
      </w:r>
      <w:proofErr w:type="spellEnd"/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703"/>
        <w:gridCol w:w="778"/>
        <w:gridCol w:w="659"/>
        <w:gridCol w:w="778"/>
        <w:gridCol w:w="888"/>
        <w:gridCol w:w="748"/>
        <w:gridCol w:w="789"/>
        <w:gridCol w:w="769"/>
        <w:gridCol w:w="1567"/>
        <w:gridCol w:w="1527"/>
        <w:gridCol w:w="1477"/>
        <w:gridCol w:w="1437"/>
        <w:gridCol w:w="1567"/>
        <w:gridCol w:w="1527"/>
        <w:gridCol w:w="1657"/>
        <w:gridCol w:w="1617"/>
        <w:gridCol w:w="1318"/>
        <w:gridCol w:w="1228"/>
        <w:gridCol w:w="1318"/>
        <w:gridCol w:w="1407"/>
        <w:gridCol w:w="1138"/>
        <w:gridCol w:w="1228"/>
        <w:gridCol w:w="1318"/>
        <w:gridCol w:w="1318"/>
        <w:gridCol w:w="1407"/>
        <w:gridCol w:w="1512"/>
      </w:tblGrid>
      <w:tr w:rsidR="00000000">
        <w:trPr>
          <w:divId w:val="1167944873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hzname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chkey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comppct_r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hzdept_r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hzdepb_r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thickness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InRangeTop_0_150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</w:t>
            </w:r>
            <w:r>
              <w:rPr>
                <w:rFonts w:eastAsia="Times New Roman"/>
                <w:b/>
                <w:bCs/>
              </w:rPr>
              <w:t>t_0_150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InRangeTop_0_30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InRangeBot_0_30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InRangeTop_20_50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InRangeBot_20_50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InRangeTop_50_100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InRangeBot_50_100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HZ_SOC_0_150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HZ_SOC_0_30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HZ_SOC_20_50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HZ_SOC_50_100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HZ_SOC_0_5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HZ_SOC_5_15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HZ_SOC_15_30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HZ_SOC_30_60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HZ_SOC_60_100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HZ_SOC_100_200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0.315400242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0.151392116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0.290168223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0.151392116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0.164008126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0.117459399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0.070475639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47888423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0.496519729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0.032482599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0.232018565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0.078886312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0.185614852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0.241299308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0.237528994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0.237528994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0.124419949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0.452436178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0.452436178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0.226218089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0.277726227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0.052073668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0.225652559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0.109933298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0.167792929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0.119417055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0.021534223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0.021534223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0.101798146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0.192134564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0.147795818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0.192134564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0.147795818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0.044338745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0.654849173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0.654849173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0.163712293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0.327424587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0.163712293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47888314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0.316339902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0.101467516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0.214872386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0.16115429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0.155185612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0.281021612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0.017031613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0.263989999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0.102189677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0.178831935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0.527842208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0.256380501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0.422273766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0.030162412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0.226218089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0.271461707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47887979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0.355192567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0.355192567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0.136612526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0.218580042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0.048723897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0.032482598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0.129930392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0.310371224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0.310371224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0.119373548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0.190997677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0.176189098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0.082221579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0.176189098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0.082221579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0.093967519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0.073085846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0.073085846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0.00812065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0.064965196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0.125290027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0.075174016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0.050116011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0.125290027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0.200580043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0.200580043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0.07714617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0.123433873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0.159164733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0.108232018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0.114598608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0.012733179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0.09549884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0.050932715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0.065182717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0.170316131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0.22078017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0.025232019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0.19554815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0.088312068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0.132468102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0.154292341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0.07714617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0.07714617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0.07714617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0.137035965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0.137035965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0.137035965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0.267981449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0.267981449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0.191415321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0.076566128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0.532482608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0.281902557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0.407192583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0.04698376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0.250580051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0.069388053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0.174521467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0.071055683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0.050754059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0.101508119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0.101508119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0.170316131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0.029437356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0.105133414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0.050464039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0.084106731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0.035745361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0.259860784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0.259860784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0.097447794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0.056554524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0.056554524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0.056554524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0.182714614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0.182714614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0.189240145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0.189240145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0.126160097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0.189240145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0.178364269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0.030452436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0.147911833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0.073955916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0.104408353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0.138776107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0.033642693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0.033642693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0.109338751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0.326276102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0.326276102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0.108758701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0.217517401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0.503480263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0.134860785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0.269721569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0.188805099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0.134860785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0.269721569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0.098897909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0.067430392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0.067430392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0.067430392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48508964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0.143851504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0.031467516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0.031467516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0.116879347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0.126595128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0.126595128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0.042198376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0.084396752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0.115719258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0.061992459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0.095055104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0.061992459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0.053726798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0.157447801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0.157447801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0.096890954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0.157447801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0.122679814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0.016357309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0.122679814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0.016357309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0.106322506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0.233874706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0.233874706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0.077958235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0.155916471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0.129601214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0.02926479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0.100336424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0.071071634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0.058529581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0.132163569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0.132163569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0.132163569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0.31224624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0.31224624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0.20816416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0.31224624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0.452218677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0.452218677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0.150739559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0.301479118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0.387616009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0.258410673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0.129205336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0.387616009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0.307415159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0.163518701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0.163518701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0.143896457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0.061716938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0.171925757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0.062710265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0.062710265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0.062710265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0.261629922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0.261629922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0.087209974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0.174419948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0.212993039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0.150348028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0.025058005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0.278074246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0.147215777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0.130858469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0.22900232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0.049071926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0.245069597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0.188515074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0.245069597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0.188515074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0.056554522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0.395881656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0.395881656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0.131960552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0.263921104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0.284222733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0.227378186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0.227378186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0.056844547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0.441125274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0.192285376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0.248839898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0.30539442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0.135730853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0.169663573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0.395881656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0.395881656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0.131960552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0.263921104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0.352378196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0.293648497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0.254495364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0.293648497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0.058729699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0.267981434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0.056844547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0.499419945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0.207076563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0.292343382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0.328886305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0.17053364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0.169663573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0.010513341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0.006308005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0.006308005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0.004205337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0.66589326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0.406032476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0.422273775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0.243619485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0.259860784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0.097447794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0.101508119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0.163138051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0.163138051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0.163138051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Bz1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0.152262178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0.024361949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0.12790023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0.08526682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0.066995358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2Bz2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2Czg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0.481148484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0.176624127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0.176624127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0.316705331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Az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0.613689082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0.613689082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0.080046402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0.13341067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0.26682134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0.213457072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Bkzg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48508081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0.779582353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0.113689093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0.438515074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0.34106728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0.113689093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0.487238971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0.178654289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0.073085846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0.024361949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0.146171691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0.073085846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0.389791177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0.276102083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0.276102083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0.113689093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0.156612529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0.37412993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0.150812059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0.542923414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0.542923414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0.150812059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0.301624119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0.090487236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0.065182717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0.170316131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0.117459399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0.070475639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0.414153125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0.036542923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0.377610202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0.158352666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0.25580046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0.231438511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0.115719256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0.115719256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0.115719256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0.07540603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0.07540603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0.037703015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0.07540603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0.391531329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0.125290025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0.391531329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0.125290025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0.266241304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0.182714617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0.073955916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0.073955916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0.113109049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0.094257537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0.094257537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0.094257537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0.094257537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0.084831787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0.084831787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0.045678654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0.039153132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0.40023201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0.40023201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0.100058003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0.200116005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0.100058003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0.365429234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0.06525522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0.326276102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0.039153132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0.06525522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0.300174014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0.13090197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0.019968097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0.019968097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0.115371228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0.373549878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0.373549878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0.253480273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0.253480273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0.063370068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0.126740137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0.063370068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0.448259853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0.065371229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0.382888625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0.158758698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0.289501155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0.157526099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0.046592227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0.046592227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0.115371228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0.436566116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0.436566116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0.109141529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0.218283058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0.109141529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Bw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0.413828291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0.147795818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0.413828291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0.147795818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0.266032473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0.185028999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0.011937355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0.173091644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0.071624129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0.11340487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0.13090197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0.019968097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0.019968097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0.115371228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0.373549878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0.373549878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0.253480273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0.253480273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0.063370068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0.126740137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0.063370068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48508791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0.448259853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0.065371229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0.382888625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0.158758698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0.289501155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0.065182717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0.170316131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0.22078017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0.025232019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0.19554815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0.088312068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0.132468102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0.154292341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0.07714617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0.07714617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0.07714617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0.137035965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0.137035965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0.137035965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0.267981449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0.267981449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0.191415321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0.076566128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0.532482608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0.281902557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0.407192583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0.04698376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0.250580051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0.069388053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0.174521467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0.071055683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0.050754059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Btknyz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0.101508119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0.101508119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0.170316131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0.029437356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0.105133414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0.050464039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0.084106731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0.035745361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0.259860784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0.259860784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0.097447794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0.164443158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0.164443158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0.02349188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0.048723897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0.17053364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0.17053364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0.048723897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0.290168223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0.227088175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0.227088175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0.063080048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0.17981438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0.404582354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0.183758708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0.183758708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0.068909515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0.183758708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48509626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0.365429228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0.365429228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0.243619485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0.324825981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0.129930392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0.324825981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0.129930392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0.119852092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0.014718678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0.014718678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0.130365434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0.091357307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0.091357307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0.091357307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0.352378196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0.352378196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0.117459399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Btnkyz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0.438515074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0.097447794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0.34106728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0.131960552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0.131960552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0.037703015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0.131960552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0.324825981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0.243619485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0.243619485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0.243619485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0.081206495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0.352378196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0.352378196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0.117459399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0.154292341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0.032482598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0.154292341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0.447868344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0.290168223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0.037848029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0.252320194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0.157700121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48509580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0.056191994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0.168575981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0.156612532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0.253364275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0.058468679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0.253364275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0.21316705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0.21316705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0.024361949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0.188805101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0.117459399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0.070475639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0.276102083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0.243619485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0.081206495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0.182714614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0.152262178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0.030452436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0.182714614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0.117459399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0.070475639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0.069025521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0.109628768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48507818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0.38370069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0.286252895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0.04263341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0.243619485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0.097447794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0.245069597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0.188515074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0.245069597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0.188515074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0.056554522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0.395881656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0.395881656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0.131960552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0.263921104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0.284222733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0.227378186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0.227378186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0.056844547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0.441125274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0.192285376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0.248839898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0.30539442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0.135730853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48507474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0.169663573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0.395881656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0.395881656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0.131960552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0.263921104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0.352378196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0.293648497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0.254495364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0.293648497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0.058729699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0.267981434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0.056844547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0.499419945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0.207076563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0.292343382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0.328886305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0.17053364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48507506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0.060904872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0.169663573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0.010513341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0.006308005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0.006308005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0.004205337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0.66589326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0.406032476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0.422273775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0.243619485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0.259860784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0.097447794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0.101508119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0.163138051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0.163138051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0.163138051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Bz1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0.152262178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0.024361949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0.12790023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0.08526682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0.066995358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2Bz2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48508121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E/B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0.121809743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0.073085846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Btn2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0.024361949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0.194895588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0.146171691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0.073085846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0.389791177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0.276102083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0.276102083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0.113689093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0.156612529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0.37412993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0.150812059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0.542923414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0.542923414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0.150812059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0.301624119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0.090487236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0.065182717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0.170316131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0.422853836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0.117459399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0.234918798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0.070475639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0.414153125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0.036542923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0.377610202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0.158352666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0.25580046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0.231438511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0.115719256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0.115719256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0.115719256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0.07540603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0.07540603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0.037703015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0.07540603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48507792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0.391531329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0.125290025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0.391531329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0.125290025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0.266241304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0.798097419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0.110846864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0.554234318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0.2438631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0.110846864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0.665081182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0.022169373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0.409280759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0.409280759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0.170533649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0.06821346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0.341067299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0.443387489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0.443387489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0.170533649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0.272853839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0.066508118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0.073897909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0.530028983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0.291142681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0.291142681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0.238886302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0.552320184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0.144083526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0.360208815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0.168097447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0.144083526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0.360208815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0.048027842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0.240139206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0.240139206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0.066705335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0.13341067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0.040023201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0.401972151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0.182714614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48508332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0.040603248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0.142111366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0.095881674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0.095881674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0.039950697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0.015980279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0.079901395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0.052030162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0.020011601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0.052030162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0.020011601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0.032018561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0.150435032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0.150435032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0.057859628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0.092575404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0.187935035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0.316487819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0.316487819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0.10549594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0.210991879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0.270069606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0.253190255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0.185672854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0.253190255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0.01687935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0.324564955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0.034164732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0.290400223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0.119576562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0.204988393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0.278892103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0.067610207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0.067610207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0.329599758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0.157447801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0.157447801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0.096890954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0.157447801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0.122679814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0.016357309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0.122679814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0.016357309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0.106322506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0.233874706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0.233874706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0.077958235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0.155916471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0.129601214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0.02926479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0.100336424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0.071071634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0.058529581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0.182714617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0.073955916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0.073955916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0.113109049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0.094257537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0.094257537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0.094257537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0.094257537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BCk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0.084831787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0.084831787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0.045678654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0.039153132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0.40023201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0.40023201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0.100058003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0.200116005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0.100058003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Btn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0.365429234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0.06525522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0.326276102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0.039153132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0.06525522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0.300174014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0.13090197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0.019968097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0.019968097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0.115371228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0.373549878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0.373549878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0.16241299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0.211136887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0.253480273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0.253480273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0.063370068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0.126740137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0.063370068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116794487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48507348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0.448259853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0.065371229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0.382888625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0.158758698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0.289501155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</w:tbl>
    <w:p w:rsidR="00000000" w:rsidRDefault="008600E2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40698530"/>
        <w:rPr>
          <w:rFonts w:eastAsia="Times New Roman"/>
        </w:rPr>
      </w:pPr>
      <w:bookmarkStart w:id="151" w:name="_Toc16153482"/>
      <w:r>
        <w:rPr>
          <w:rFonts w:eastAsia="Times New Roman"/>
        </w:rPr>
        <w:t xml:space="preserve">Sum SOC </w:t>
      </w:r>
      <w:del w:id="152" w:author="Achen, Aaron - NRCS, Lincoln, NE" w:date="2019-08-08T10:13:00Z">
        <w:r w:rsidDel="00A97B56">
          <w:rPr>
            <w:rFonts w:eastAsia="Times New Roman"/>
          </w:rPr>
          <w:delText>l</w:delText>
        </w:r>
      </w:del>
      <w:ins w:id="153" w:author="Achen, Aaron - NRCS, Lincoln, NE" w:date="2019-08-08T10:13:00Z">
        <w:r w:rsidR="00A97B56">
          <w:rPr>
            <w:rFonts w:eastAsia="Times New Roman"/>
          </w:rPr>
          <w:t>L</w:t>
        </w:r>
      </w:ins>
      <w:r>
        <w:rPr>
          <w:rFonts w:eastAsia="Times New Roman"/>
        </w:rPr>
        <w:t xml:space="preserve">ayers within </w:t>
      </w:r>
      <w:del w:id="154" w:author="Achen, Aaron - NRCS, Lincoln, NE" w:date="2019-08-08T10:13:00Z">
        <w:r w:rsidDel="00A97B56">
          <w:rPr>
            <w:rFonts w:eastAsia="Times New Roman"/>
          </w:rPr>
          <w:delText>e</w:delText>
        </w:r>
      </w:del>
      <w:ins w:id="155" w:author="Achen, Aaron - NRCS, Lincoln, NE" w:date="2019-08-08T10:13:00Z">
        <w:r w:rsidR="00A97B56">
          <w:rPr>
            <w:rFonts w:eastAsia="Times New Roman"/>
          </w:rPr>
          <w:t>E</w:t>
        </w:r>
      </w:ins>
      <w:r>
        <w:rPr>
          <w:rFonts w:eastAsia="Times New Roman"/>
        </w:rPr>
        <w:t xml:space="preserve">ach </w:t>
      </w:r>
      <w:del w:id="156" w:author="Achen, Aaron - NRCS, Lincoln, NE" w:date="2019-08-08T10:13:00Z">
        <w:r w:rsidDel="00A97B56">
          <w:rPr>
            <w:rFonts w:eastAsia="Times New Roman"/>
          </w:rPr>
          <w:delText>c</w:delText>
        </w:r>
      </w:del>
      <w:ins w:id="157" w:author="Achen, Aaron - NRCS, Lincoln, NE" w:date="2019-08-08T10:13:00Z">
        <w:r w:rsidR="00A97B56">
          <w:rPr>
            <w:rFonts w:eastAsia="Times New Roman"/>
          </w:rPr>
          <w:t>C</w:t>
        </w:r>
      </w:ins>
      <w:r>
        <w:rPr>
          <w:rFonts w:eastAsia="Times New Roman"/>
        </w:rPr>
        <w:t>omponent</w:t>
      </w:r>
      <w:del w:id="158" w:author="Achen, Aaron - NRCS, Lincoln, NE" w:date="2019-07-23T12:29:00Z">
        <w:r>
          <w:rPr>
            <w:rFonts w:eastAsia="Times New Roman"/>
          </w:rPr>
          <w:delText>.</w:delText>
        </w:r>
      </w:del>
      <w:bookmarkEnd w:id="151"/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40698530"/>
      </w:pPr>
      <w:r>
        <w:t>Summarize</w:t>
      </w:r>
      <w:ins w:id="159" w:author="Achen, Aaron - NRCS, Lincoln, NE" w:date="2019-07-23T12:30:00Z">
        <w:r>
          <w:t>s</w:t>
        </w:r>
      </w:ins>
      <w:r>
        <w:t xml:space="preserve"> SOC stocks by component</w:t>
      </w:r>
      <w:ins w:id="160" w:author="Achen, Aaron - NRCS, Lincoln, NE" w:date="2019-07-23T12:30:00Z">
        <w:r>
          <w:t>.</w:t>
        </w:r>
      </w:ins>
      <w:r>
        <w:t xml:space="preserve"> Pedon SOC stock (</w:t>
      </w:r>
      <w:r>
        <w:rPr>
          <w:rStyle w:val="math"/>
        </w:rPr>
        <w:t>\(</w:t>
      </w:r>
      <w:proofErr w:type="spellStart"/>
      <w:r>
        <w:rPr>
          <w:rStyle w:val="math"/>
        </w:rPr>
        <w:t>SOCstock_D</w:t>
      </w:r>
      <w:proofErr w:type="spellEnd"/>
      <w:r>
        <w:rPr>
          <w:rStyle w:val="math"/>
        </w:rPr>
        <w:t>\)</w:t>
      </w:r>
      <w:r>
        <w:t>) were summed for soil depths (D) of 0</w:t>
      </w:r>
      <w:del w:id="161" w:author="Achen, Aaron - NRCS, Lincoln, NE" w:date="2019-07-23T12:30:00Z">
        <w:r>
          <w:delText>-</w:delText>
        </w:r>
      </w:del>
      <w:ins w:id="162" w:author="Achen, Aaron - NRCS, Lincoln, NE" w:date="2019-07-23T12:30:00Z">
        <w:r>
          <w:t>–</w:t>
        </w:r>
      </w:ins>
      <w:r>
        <w:t>5, 0</w:t>
      </w:r>
      <w:del w:id="163" w:author="Achen, Aaron - NRCS, Lincoln, NE" w:date="2019-07-23T12:30:00Z">
        <w:r>
          <w:delText>-</w:delText>
        </w:r>
      </w:del>
      <w:ins w:id="164" w:author="Achen, Aaron - NRCS, Lincoln, NE" w:date="2019-07-23T12:30:00Z">
        <w:r>
          <w:t>–</w:t>
        </w:r>
      </w:ins>
      <w:r>
        <w:t>30, and 0</w:t>
      </w:r>
      <w:del w:id="165" w:author="Achen, Aaron - NRCS, Lincoln, NE" w:date="2019-07-23T12:30:00Z">
        <w:r>
          <w:delText>-</w:delText>
        </w:r>
      </w:del>
      <w:ins w:id="166" w:author="Achen, Aaron - NRCS, Lincoln, NE" w:date="2019-07-23T12:30:00Z">
        <w:r>
          <w:t>–</w:t>
        </w:r>
      </w:ins>
      <w:r>
        <w:t>100</w:t>
      </w:r>
      <w:ins w:id="167" w:author="Achen, Aaron - NRCS, Lincoln, NE" w:date="2019-07-23T12:29:00Z">
        <w:r>
          <w:t xml:space="preserve"> </w:t>
        </w:r>
      </w:ins>
      <w:r>
        <w:t xml:space="preserve">cm using the fixed depth increment approach described by </w:t>
      </w:r>
      <w:proofErr w:type="spellStart"/>
      <w:r>
        <w:t>Ellert</w:t>
      </w:r>
      <w:proofErr w:type="spellEnd"/>
      <w:r>
        <w:t xml:space="preserve"> et al. (2008). Previous wo</w:t>
      </w:r>
      <w:r>
        <w:t>rk has show</w:t>
      </w:r>
      <w:ins w:id="168" w:author="Achen, Aaron - NRCS, Lincoln, NE" w:date="2019-07-23T12:30:00Z">
        <w:r>
          <w:t>n</w:t>
        </w:r>
      </w:ins>
      <w:r>
        <w:t xml:space="preserve"> this to be comparable to the spline technique, particularly at shallow depths (such as 0</w:t>
      </w:r>
      <w:ins w:id="169" w:author="Achen, Aaron - NRCS, Lincoln, NE" w:date="2019-07-23T12:30:00Z">
        <w:r>
          <w:t>–</w:t>
        </w:r>
      </w:ins>
      <w:del w:id="170" w:author="Achen, Aaron - NRCS, Lincoln, NE" w:date="2019-07-23T12:30:00Z">
        <w:r>
          <w:delText xml:space="preserve"> - </w:delText>
        </w:r>
      </w:del>
      <w:r>
        <w:t>30</w:t>
      </w:r>
      <w:ins w:id="171" w:author="Achen, Aaron - NRCS, Lincoln, NE" w:date="2019-08-08T10:13:00Z">
        <w:r w:rsidR="00A97B56">
          <w:t xml:space="preserve"> </w:t>
        </w:r>
      </w:ins>
      <w:r>
        <w:t>cm)</w:t>
      </w:r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40698530"/>
      </w:pPr>
      <w:r>
        <w:rPr>
          <w:rStyle w:val="math"/>
        </w:rPr>
        <w:t>\[</w:t>
      </w:r>
      <w:proofErr w:type="spellStart"/>
      <w:r>
        <w:rPr>
          <w:rStyle w:val="math"/>
        </w:rPr>
        <w:t>SOCstock_c</w:t>
      </w:r>
      <w:proofErr w:type="spellEnd"/>
      <w:r>
        <w:rPr>
          <w:rStyle w:val="math"/>
        </w:rPr>
        <w:t xml:space="preserve"> = \sum_{D}^L SOC_{l} \]</w:t>
      </w:r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40698530"/>
      </w:pPr>
      <w:r>
        <w:t xml:space="preserve">where </w:t>
      </w:r>
      <w:r>
        <w:t>L is the number of soil layers within the specified soil depth (D).</w:t>
      </w:r>
    </w:p>
    <w:p w:rsidR="00000000" w:rsidRDefault="008600E2">
      <w:pPr>
        <w:pStyle w:val="Heading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59329652"/>
        <w:rPr>
          <w:rFonts w:eastAsia="Times New Roman"/>
        </w:rPr>
      </w:pPr>
      <w:r>
        <w:rPr>
          <w:rFonts w:eastAsia="Times New Roman"/>
        </w:rPr>
        <w:t xml:space="preserve">SOC3 </w:t>
      </w:r>
      <w:del w:id="172" w:author="Achen, Aaron - NRCS, Lincoln, NE" w:date="2019-08-08T10:14:00Z">
        <w:r w:rsidDel="00A97B56">
          <w:rPr>
            <w:rFonts w:eastAsia="Times New Roman"/>
          </w:rPr>
          <w:delText>T</w:delText>
        </w:r>
      </w:del>
      <w:ins w:id="173" w:author="Achen, Aaron - NRCS, Lincoln, NE" w:date="2019-08-08T10:14:00Z">
        <w:r w:rsidR="00A97B56">
          <w:rPr>
            <w:rFonts w:eastAsia="Times New Roman"/>
          </w:rPr>
          <w:t>t</w:t>
        </w:r>
      </w:ins>
      <w:r>
        <w:rPr>
          <w:rFonts w:eastAsia="Times New Roman"/>
        </w:rPr>
        <w:t>able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DISTINCT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(HZ_SOC_0_150)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 ,</w:t>
      </w:r>
      <w:r>
        <w:rPr>
          <w:rStyle w:val="dv"/>
        </w:rPr>
        <w:t>4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CO_SOC_0_150,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(HZ_SOC_0_30)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 ,</w:t>
      </w:r>
      <w:r>
        <w:rPr>
          <w:rStyle w:val="dv"/>
        </w:rPr>
        <w:t>4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CO_SOC_0_30,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t>R</w:t>
      </w:r>
      <w:r>
        <w:rPr>
          <w:rStyle w:val="fu"/>
        </w:rPr>
        <w:t>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(HZ_SOC_20_50)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),</w:t>
      </w:r>
      <w:r>
        <w:rPr>
          <w:rStyle w:val="dv"/>
        </w:rPr>
        <w:t>4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CO_SOC_20_50,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(HZ_SOC_50_100)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),</w:t>
      </w:r>
      <w:r>
        <w:rPr>
          <w:rStyle w:val="dv"/>
        </w:rPr>
        <w:t>4</w:t>
      </w:r>
      <w:r>
        <w:rPr>
          <w:rStyle w:val="HTMLCode"/>
        </w:rPr>
        <w:t xml:space="preserve">)  </w:t>
      </w:r>
      <w:r>
        <w:rPr>
          <w:rStyle w:val="kw"/>
        </w:rPr>
        <w:t>AS</w:t>
      </w:r>
      <w:r>
        <w:rPr>
          <w:rStyle w:val="HTMLCode"/>
        </w:rPr>
        <w:t xml:space="preserve"> CO_SOC_50_100,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(HZ_SOC_0_5)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),</w:t>
      </w:r>
      <w:r>
        <w:rPr>
          <w:rStyle w:val="dv"/>
        </w:rPr>
        <w:t>4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CO_SOC_0_5,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lastRenderedPageBreak/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(HZ_SOC_5_15)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),</w:t>
      </w:r>
      <w:r>
        <w:rPr>
          <w:rStyle w:val="dv"/>
        </w:rPr>
        <w:t>4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CO_SOC_5_15,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(HZ_SOC_15_30)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),</w:t>
      </w:r>
      <w:r>
        <w:rPr>
          <w:rStyle w:val="dv"/>
        </w:rPr>
        <w:t>4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CO_SOC_15_30,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(HZ_SOC_30_60)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),</w:t>
      </w:r>
      <w:r>
        <w:rPr>
          <w:rStyle w:val="dv"/>
        </w:rPr>
        <w:t>4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CO_SOC_30_60,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(HZ_SOC_60_100)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),</w:t>
      </w:r>
      <w:r>
        <w:rPr>
          <w:rStyle w:val="dv"/>
        </w:rPr>
        <w:t>4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CO_SOC_60_100,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(HZ_SOC_100_200)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),</w:t>
      </w:r>
      <w:r>
        <w:rPr>
          <w:rStyle w:val="dv"/>
        </w:rPr>
        <w:t>4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CO_SOC_100_200 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kw"/>
        </w:rPr>
        <w:t>INTO</w:t>
      </w:r>
      <w:r>
        <w:rPr>
          <w:rStyle w:val="HTMLCode"/>
        </w:rPr>
        <w:t xml:space="preserve"> #SOC3</w:t>
      </w:r>
    </w:p>
    <w:p w:rsidR="00000000" w:rsidRDefault="008600E2">
      <w:pPr>
        <w:pStyle w:val="HTMLPreformatted"/>
        <w:divId w:val="576090346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#SOC2</w:t>
      </w:r>
    </w:p>
    <w:p w:rsidR="00000000" w:rsidRDefault="008600E2">
      <w:pPr>
        <w:pStyle w:val="HTMLPreformatted"/>
        <w:divId w:val="576090346"/>
      </w:pPr>
      <w:r>
        <w:rPr>
          <w:rStyle w:val="kw"/>
        </w:rPr>
        <w:t>GROUP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mukey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cokey</w:t>
      </w:r>
      <w:proofErr w:type="spellEnd"/>
      <w:r>
        <w:rPr>
          <w:rStyle w:val="HTMLCode"/>
        </w:rPr>
        <w:t>, HZ_SOC_0_150, HZ_SOC_0_30, HZ_SOC_20_50, HZ_SOC_50_100, HZ_SOC_0_5, HZ_SOC_5_15, HZ_SOC_15_30, HZ_SOC_30_60, HZ_SOC_60_100, HZ_SOC_100_</w:t>
      </w:r>
      <w:r>
        <w:rPr>
          <w:rStyle w:val="dv"/>
        </w:rPr>
        <w:t>200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035"/>
        <w:gridCol w:w="900"/>
        <w:gridCol w:w="1754"/>
        <w:gridCol w:w="1634"/>
        <w:gridCol w:w="1754"/>
        <w:gridCol w:w="1874"/>
        <w:gridCol w:w="1514"/>
        <w:gridCol w:w="1634"/>
        <w:gridCol w:w="1754"/>
        <w:gridCol w:w="1754"/>
        <w:gridCol w:w="1874"/>
        <w:gridCol w:w="2009"/>
      </w:tblGrid>
      <w:tr w:rsidR="00000000">
        <w:trPr>
          <w:divId w:val="759329652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CO_SOC_0_150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CO_SOC_0_30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CO_SOC_20_50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CO_SOC_50_100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CO_SOC_0_5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CO_SOC_5_15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CO_SOC_15_30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CO_SOC_30_60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CO_SOC_60_100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CO_SOC_100_200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1.2348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0.5742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0.2413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1.0871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0.5655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0.1018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1.1633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0.8026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1.1641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0.4393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0.3248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2.2473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0.9635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0.7248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0.6651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0.3128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0.5692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0.1057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1.8744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0.7274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0.5186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0.5177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0.4872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0.3167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0.1154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1.1275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0.5597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0.1131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0.7456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0.1381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0.1093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1.041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0.1169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1.2062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0.1154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1.1929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0.5844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0.3377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0.1154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1.3778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0.6869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0.3389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0.2475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0.7838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0.4832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0.2103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1.6534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0.7645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0.4666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0.3158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0.8154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1.6012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0.6975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0.4762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0.2874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1.6375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0.6895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0.4616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0.5035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0.2874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0.8473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0.6436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0.0422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0.0844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0.6436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0.1738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0.1774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0.0585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1.3779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0.5697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0.1055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0.3296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1.9495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0.8759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0.4878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1.6006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0.6235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0.4658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0.4933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0.286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1.0773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1.3344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0.2071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1.3356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0.2523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0.3263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1.4589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0.2349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0.3253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0.1304</w:t>
            </w:r>
          </w:p>
        </w:tc>
      </w:tr>
      <w:tr w:rsidR="00000000">
        <w:trPr>
          <w:divId w:val="75932965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1.6613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0.7136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0.5405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0.3976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0.3482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0.4289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0.4677</w:t>
            </w:r>
          </w:p>
        </w:tc>
      </w:tr>
    </w:tbl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6077533"/>
        <w:rPr>
          <w:rFonts w:eastAsia="Times New Roman"/>
        </w:rPr>
      </w:pPr>
      <w:bookmarkStart w:id="174" w:name="_Toc16153483"/>
      <w:r>
        <w:rPr>
          <w:rFonts w:eastAsia="Times New Roman"/>
        </w:rPr>
        <w:t xml:space="preserve">Weighted </w:t>
      </w:r>
      <w:del w:id="175" w:author="Achen, Aaron - NRCS, Lincoln, NE" w:date="2019-08-08T10:14:00Z">
        <w:r w:rsidDel="00A97B56">
          <w:rPr>
            <w:rFonts w:eastAsia="Times New Roman"/>
          </w:rPr>
          <w:delText>A</w:delText>
        </w:r>
      </w:del>
      <w:ins w:id="176" w:author="Achen, Aaron - NRCS, Lincoln, NE" w:date="2019-08-08T10:14:00Z">
        <w:r w:rsidR="00A97B56">
          <w:rPr>
            <w:rFonts w:eastAsia="Times New Roman"/>
          </w:rPr>
          <w:t>a</w:t>
        </w:r>
      </w:ins>
      <w:r>
        <w:rPr>
          <w:rFonts w:eastAsia="Times New Roman"/>
        </w:rPr>
        <w:t xml:space="preserve">verage of </w:t>
      </w:r>
      <w:del w:id="177" w:author="Achen, Aaron - NRCS, Lincoln, NE" w:date="2019-08-08T10:14:00Z">
        <w:r w:rsidDel="00A97B56">
          <w:rPr>
            <w:rFonts w:eastAsia="Times New Roman"/>
          </w:rPr>
          <w:delText>C</w:delText>
        </w:r>
      </w:del>
      <w:ins w:id="178" w:author="Achen, Aaron - NRCS, Lincoln, NE" w:date="2019-08-08T10:14:00Z">
        <w:r w:rsidR="00A97B56">
          <w:rPr>
            <w:rFonts w:eastAsia="Times New Roman"/>
          </w:rPr>
          <w:t>c</w:t>
        </w:r>
      </w:ins>
      <w:r>
        <w:rPr>
          <w:rFonts w:eastAsia="Times New Roman"/>
        </w:rPr>
        <w:t>omponents within each map unit</w:t>
      </w:r>
      <w:del w:id="179" w:author="Achen, Aaron - NRCS, Lincoln, NE" w:date="2019-08-06T15:05:00Z">
        <w:r>
          <w:rPr>
            <w:rFonts w:eastAsia="Times New Roman"/>
          </w:rPr>
          <w:delText>.</w:delText>
        </w:r>
      </w:del>
      <w:bookmarkEnd w:id="174"/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6077533"/>
      </w:pPr>
      <w:r>
        <w:rPr>
          <w:rStyle w:val="math"/>
        </w:rPr>
        <w:t xml:space="preserve">\[SOC_{mu} = (\sum_{C}^n </w:t>
      </w:r>
      <w:proofErr w:type="spellStart"/>
      <w:r>
        <w:rPr>
          <w:rStyle w:val="math"/>
        </w:rPr>
        <w:t>SOC_d</w:t>
      </w:r>
      <w:proofErr w:type="spellEnd"/>
      <w:r>
        <w:rPr>
          <w:rStyle w:val="math"/>
        </w:rPr>
        <w:t>*</w:t>
      </w:r>
      <w:proofErr w:type="spellStart"/>
      <w:r>
        <w:rPr>
          <w:rStyle w:val="math"/>
        </w:rPr>
        <w:t>Cpct</w:t>
      </w:r>
      <w:proofErr w:type="spellEnd"/>
      <w:r>
        <w:rPr>
          <w:rStyle w:val="math"/>
        </w:rPr>
        <w:t>) * 100\]</w:t>
      </w:r>
      <w:r>
        <w:t xml:space="preserve"> where </w:t>
      </w:r>
      <w:proofErr w:type="spellStart"/>
      <w:r>
        <w:t>SOCmu</w:t>
      </w:r>
      <w:proofErr w:type="spellEnd"/>
      <w:r>
        <w:t xml:space="preserve"> is the average SOC stock in each map unit, c is the number of components, </w:t>
      </w:r>
      <w:proofErr w:type="spellStart"/>
      <w:r>
        <w:t>Cpct</w:t>
      </w:r>
      <w:proofErr w:type="spellEnd"/>
      <w:r>
        <w:t xml:space="preserve"> is the proportion of each component within the map unit</w:t>
      </w:r>
      <w:ins w:id="180" w:author="Achen, Aaron - NRCS, Lincoln, NE" w:date="2019-08-06T15:05:00Z">
        <w:r>
          <w:t>,</w:t>
        </w:r>
      </w:ins>
      <w:r>
        <w:t xml:space="preserve"> and </w:t>
      </w:r>
      <w:proofErr w:type="spellStart"/>
      <w:r>
        <w:t>SOCd</w:t>
      </w:r>
      <w:proofErr w:type="spellEnd"/>
      <w:r>
        <w:t xml:space="preserve"> is the carbon stock w</w:t>
      </w:r>
      <w:r>
        <w:t xml:space="preserve">ithin a given depth increment. Converted for expression in units of </w:t>
      </w:r>
      <w:r>
        <w:rPr>
          <w:rStyle w:val="math"/>
        </w:rPr>
        <w:t>\(Mg C ha ^{-1}\)</w:t>
      </w:r>
      <w:r>
        <w:t>:</w:t>
      </w:r>
    </w:p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29262"/>
        <w:rPr>
          <w:rFonts w:eastAsia="Times New Roman"/>
        </w:rPr>
      </w:pPr>
      <w:bookmarkStart w:id="181" w:name="_Toc16153484"/>
      <w:r>
        <w:rPr>
          <w:rFonts w:eastAsia="Times New Roman"/>
        </w:rPr>
        <w:t xml:space="preserve">SOC4 </w:t>
      </w:r>
      <w:del w:id="182" w:author="Achen, Aaron - NRCS, Lincoln, NE" w:date="2019-08-08T10:14:00Z">
        <w:r w:rsidDel="00A97B56">
          <w:rPr>
            <w:rFonts w:eastAsia="Times New Roman"/>
          </w:rPr>
          <w:delText>T</w:delText>
        </w:r>
      </w:del>
      <w:ins w:id="183" w:author="Achen, Aaron - NRCS, Lincoln, NE" w:date="2019-08-08T10:14:00Z">
        <w:r w:rsidR="00A97B56">
          <w:rPr>
            <w:rFonts w:eastAsia="Times New Roman"/>
          </w:rPr>
          <w:t>t</w:t>
        </w:r>
      </w:ins>
      <w:r>
        <w:rPr>
          <w:rFonts w:eastAsia="Times New Roman"/>
        </w:rPr>
        <w:t>able</w:t>
      </w:r>
      <w:bookmarkEnd w:id="181"/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DISTINCT</w:t>
      </w:r>
      <w:r>
        <w:rPr>
          <w:rStyle w:val="HTMLCode"/>
        </w:rPr>
        <w:t xml:space="preserve"> #SOC3.cokey, #SOC3.mukey, 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WEIGHTED_COMP_PCT, 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 xml:space="preserve">CO_SOC_0_30, CO_SOC_0_30 *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WEIGHTED_CO_SOC_0_30,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>CO_SOC_20_50,</w:t>
      </w:r>
      <w:r>
        <w:rPr>
          <w:rStyle w:val="HTMLCode"/>
        </w:rPr>
        <w:t xml:space="preserve"> CO_SOC_20_50 *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WEIGHTED_CO_SOC_20_50,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 xml:space="preserve">CO_SOC_50_100, CO_SOC_50_100 *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WEIGHTED_CO_SOC_50_100,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 xml:space="preserve">CO_SOC_0_150, CO_SOC_0_150 *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WEIGHTED_CO_SOC_0_150,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 xml:space="preserve">CO_SOC_0_5, CO_SOC_0_5 *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r>
        <w:rPr>
          <w:rStyle w:val="HTMLCode"/>
        </w:rPr>
        <w:t>WEIGHTED_CO_SOC_0_5,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 xml:space="preserve">CO_SOC_5_15, CO_SOC_5_15 *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WEIGHTED_CO_SOC_5_15,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 xml:space="preserve">CO_SOC_15_30, CO_SOC_15_30 *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WEIGHTED_CO_SOC_15_30,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 xml:space="preserve">CO_SOC_30_60, CO_SOC_30_60 *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WEIGHTED_CO_SOC_30_60,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 xml:space="preserve">CO_SOC_60_100, CO_SOC_60_100 * </w:t>
      </w:r>
      <w:proofErr w:type="spellStart"/>
      <w:r>
        <w:rPr>
          <w:rStyle w:val="HTMLCode"/>
        </w:rPr>
        <w:t>adj</w:t>
      </w:r>
      <w:r>
        <w:rPr>
          <w:rStyle w:val="HTMLCode"/>
        </w:rPr>
        <w:t>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WEIGHTED_CO_SOC_60_100,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HTMLCode"/>
        </w:rPr>
        <w:t xml:space="preserve">CO_SOC_100_200 , CO_SOC_100_200  *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WEIGHTED_CO_SOC_100_</w:t>
      </w:r>
      <w:r>
        <w:rPr>
          <w:rStyle w:val="dv"/>
        </w:rPr>
        <w:t>200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kw"/>
        </w:rPr>
        <w:t>INTO</w:t>
      </w:r>
      <w:r>
        <w:rPr>
          <w:rStyle w:val="HTMLCode"/>
        </w:rPr>
        <w:t xml:space="preserve"> #SOC4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#SOC3</w:t>
      </w:r>
    </w:p>
    <w:p w:rsidR="00000000" w:rsidRDefault="008600E2">
      <w:pPr>
        <w:pStyle w:val="HTMLPreformatted"/>
        <w:divId w:val="148788222"/>
        <w:rPr>
          <w:rStyle w:val="HTMLCode"/>
        </w:rPr>
      </w:pPr>
      <w:r>
        <w:rPr>
          <w:rStyle w:val="kw"/>
        </w:rPr>
        <w:t>INNER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muacpf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ON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muacpf.cokey</w:t>
      </w:r>
      <w:proofErr w:type="spellEnd"/>
      <w:r>
        <w:rPr>
          <w:rStyle w:val="HTMLCode"/>
        </w:rPr>
        <w:t>=#SOC3.cokey</w:t>
      </w:r>
    </w:p>
    <w:p w:rsidR="00000000" w:rsidRDefault="008600E2">
      <w:pPr>
        <w:pStyle w:val="HTMLPreformatted"/>
        <w:divId w:val="148788222"/>
      </w:pPr>
      <w:r>
        <w:rPr>
          <w:rStyle w:val="kw"/>
        </w:rPr>
        <w:t>GROUP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#SOC3.cokey, #SOC3.mukey,  </w:t>
      </w:r>
      <w:proofErr w:type="spellStart"/>
      <w:r>
        <w:rPr>
          <w:rStyle w:val="HTMLCode"/>
        </w:rPr>
        <w:t>adj_comp_pct</w:t>
      </w:r>
      <w:proofErr w:type="spellEnd"/>
      <w:r>
        <w:rPr>
          <w:rStyle w:val="HTMLCode"/>
        </w:rPr>
        <w:t xml:space="preserve"> , CO_SOC_0_30, CO_SOC_20_</w:t>
      </w:r>
      <w:r>
        <w:rPr>
          <w:rStyle w:val="HTMLCode"/>
        </w:rPr>
        <w:t>50,CO_SOC_50_100, CO_SOC_0_150, CO_SOC_0_5, CO_SOC_5_15, CO_SOC_15_30, CO_SOC_30_60,CO_SOC_60_100, CO_SOC_100_</w:t>
      </w:r>
      <w:r>
        <w:rPr>
          <w:rStyle w:val="dv"/>
        </w:rPr>
        <w:t>200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035"/>
        <w:gridCol w:w="900"/>
        <w:gridCol w:w="2874"/>
        <w:gridCol w:w="1634"/>
        <w:gridCol w:w="3129"/>
      </w:tblGrid>
      <w:tr w:rsidR="00000000">
        <w:trPr>
          <w:divId w:val="5329262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WEIGHTED_COMP_PCT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CO_SOC_0_30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WEIGHTED_CO_SOC_0_30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0.5742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0.160776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16464495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0.5655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0.40716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16464607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0.8026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0.232754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16464612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0.434236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0.3842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0.299676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0.9635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0.221605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16663602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0.5692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0.2846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0.7274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0.7274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0.153883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0.5597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0.072761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16663796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0.372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0.28272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16663797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0.4611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0.110664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0.295289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16663847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0.5844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0.169476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16663899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0.6869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0.130511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16663903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0.4832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0.149792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0.7645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0.19877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0.4496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0.332704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0.6975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0.34875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0.6895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0.34475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0.333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0.3088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0.12352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0.273159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0.1886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0.062238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0.2663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0.090542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0.4077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0.183465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0.5697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0.11394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0.8759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0.236493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16663987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0.6235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0.143405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0.48864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16663992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0.6177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0.12354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0.35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0.596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0.2086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0.6143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0.147432</w:t>
            </w:r>
          </w:p>
        </w:tc>
      </w:tr>
      <w:tr w:rsidR="00000000">
        <w:trPr>
          <w:divId w:val="5329262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16664022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0.41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0.7136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0.292576</w:t>
            </w:r>
          </w:p>
        </w:tc>
      </w:tr>
    </w:tbl>
    <w:p w:rsidR="00000000" w:rsidRDefault="008600E2">
      <w:pPr>
        <w:pStyle w:val="Heading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31063893"/>
        <w:rPr>
          <w:rFonts w:eastAsia="Times New Roman"/>
        </w:rPr>
      </w:pPr>
      <w:r>
        <w:rPr>
          <w:rFonts w:eastAsia="Times New Roman"/>
        </w:rPr>
        <w:t xml:space="preserve">Link to </w:t>
      </w:r>
      <w:ins w:id="184" w:author="Achen, Aaron - NRCS, Lincoln, NE" w:date="2019-08-08T10:14:00Z">
        <w:r w:rsidR="00A97B56">
          <w:rPr>
            <w:rFonts w:eastAsia="Times New Roman"/>
          </w:rPr>
          <w:t>m</w:t>
        </w:r>
      </w:ins>
      <w:del w:id="185" w:author="Achen, Aaron - NRCS, Lincoln, NE" w:date="2019-08-08T10:14:00Z">
        <w:r w:rsidDel="00A97B56">
          <w:rPr>
            <w:rFonts w:eastAsia="Times New Roman"/>
          </w:rPr>
          <w:delText>M</w:delText>
        </w:r>
      </w:del>
      <w:r>
        <w:rPr>
          <w:rFonts w:eastAsia="Times New Roman"/>
        </w:rPr>
        <w:t xml:space="preserve">ap </w:t>
      </w:r>
      <w:del w:id="186" w:author="Achen, Aaron - NRCS, Lincoln, NE" w:date="2019-08-08T10:14:00Z">
        <w:r w:rsidDel="00A97B56">
          <w:rPr>
            <w:rFonts w:eastAsia="Times New Roman"/>
          </w:rPr>
          <w:delText>U</w:delText>
        </w:r>
      </w:del>
      <w:ins w:id="187" w:author="Achen, Aaron - NRCS, Lincoln, NE" w:date="2019-08-08T10:14:00Z">
        <w:r w:rsidR="00A97B56">
          <w:rPr>
            <w:rFonts w:eastAsia="Times New Roman"/>
          </w:rPr>
          <w:t>u</w:t>
        </w:r>
      </w:ins>
      <w:r>
        <w:rPr>
          <w:rFonts w:eastAsia="Times New Roman"/>
        </w:rPr>
        <w:t>nit table</w:t>
      </w:r>
    </w:p>
    <w:p w:rsidR="00A97B56" w:rsidRDefault="008600E2">
      <w:pPr>
        <w:numPr>
          <w:ilvl w:val="0"/>
          <w:numId w:val="7"/>
        </w:numPr>
        <w:spacing w:before="100" w:beforeAutospacing="1" w:after="100" w:afterAutospacing="1"/>
        <w:divId w:val="1531063893"/>
        <w:rPr>
          <w:ins w:id="188" w:author="Achen, Aaron - NRCS, Lincoln, NE" w:date="2019-08-08T10:17:00Z"/>
          <w:rFonts w:eastAsia="Times New Roman"/>
        </w:rPr>
      </w:pPr>
      <w:r>
        <w:rPr>
          <w:rFonts w:eastAsia="Times New Roman"/>
        </w:rPr>
        <w:t xml:space="preserve">Unit </w:t>
      </w:r>
      <w:del w:id="189" w:author="Achen, Aaron - NRCS, Lincoln, NE" w:date="2019-08-08T10:17:00Z">
        <w:r w:rsidDel="00A97B56">
          <w:rPr>
            <w:rFonts w:eastAsia="Times New Roman"/>
          </w:rPr>
          <w:delText>C</w:delText>
        </w:r>
      </w:del>
      <w:ins w:id="190" w:author="Achen, Aaron - NRCS, Lincoln, NE" w:date="2019-08-08T10:17:00Z">
        <w:r w:rsidR="00A97B56">
          <w:rPr>
            <w:rFonts w:eastAsia="Times New Roman"/>
          </w:rPr>
          <w:t>c</w:t>
        </w:r>
      </w:ins>
      <w:r>
        <w:rPr>
          <w:rFonts w:eastAsia="Times New Roman"/>
        </w:rPr>
        <w:t>onversion to a 100</w:t>
      </w:r>
    </w:p>
    <w:p w:rsidR="00000000" w:rsidRDefault="008600E2">
      <w:pPr>
        <w:numPr>
          <w:ilvl w:val="0"/>
          <w:numId w:val="7"/>
        </w:numPr>
        <w:spacing w:before="100" w:beforeAutospacing="1" w:after="100" w:afterAutospacing="1"/>
        <w:divId w:val="1531063893"/>
        <w:rPr>
          <w:rFonts w:eastAsia="Times New Roman"/>
        </w:rPr>
      </w:pPr>
      <w:r>
        <w:rPr>
          <w:rFonts w:eastAsia="Times New Roman"/>
        </w:rPr>
        <w:t xml:space="preserve"> </w:t>
      </w:r>
      <w:del w:id="191" w:author="Achen, Aaron - NRCS, Lincoln, NE" w:date="2019-08-08T10:17:00Z">
        <w:r w:rsidDel="00A97B56">
          <w:rPr>
            <w:rFonts w:eastAsia="Times New Roman"/>
          </w:rPr>
          <w:delText>2</w:delText>
        </w:r>
        <w:r w:rsidDel="00A97B56">
          <w:rPr>
            <w:rFonts w:eastAsia="Times New Roman"/>
          </w:rPr>
          <w:delText>,</w:delText>
        </w:r>
        <w:r w:rsidDel="00A97B56">
          <w:rPr>
            <w:rFonts w:eastAsia="Times New Roman"/>
          </w:rPr>
          <w:delText xml:space="preserve"> </w:delText>
        </w:r>
      </w:del>
      <w:r>
        <w:rPr>
          <w:rFonts w:eastAsia="Times New Roman"/>
        </w:rPr>
        <w:t xml:space="preserve">Links to the </w:t>
      </w:r>
      <w:del w:id="192" w:author="Achen, Aaron - NRCS, Lincoln, NE" w:date="2019-08-08T10:17:00Z">
        <w:r w:rsidDel="00A97B56">
          <w:rPr>
            <w:rFonts w:eastAsia="Times New Roman"/>
          </w:rPr>
          <w:delText>L</w:delText>
        </w:r>
      </w:del>
      <w:proofErr w:type="spellStart"/>
      <w:ins w:id="193" w:author="Achen, Aaron - NRCS, Lincoln, NE" w:date="2019-08-08T10:17:00Z">
        <w:r w:rsidR="00A97B56">
          <w:rPr>
            <w:rFonts w:eastAsia="Times New Roman"/>
          </w:rPr>
          <w:t>l</w:t>
        </w:r>
      </w:ins>
      <w:r>
        <w:rPr>
          <w:rFonts w:eastAsia="Times New Roman"/>
        </w:rPr>
        <w:t>andunit</w:t>
      </w:r>
      <w:proofErr w:type="spellEnd"/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DISTINCT</w:t>
      </w:r>
      <w:r>
        <w:rPr>
          <w:rStyle w:val="HTMLCode"/>
        </w:rPr>
        <w:t xml:space="preserve"> #M4.mukey,   #M4.aoiid ,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HTMLCode"/>
        </w:rPr>
        <w:t xml:space="preserve"> #M4.landunit,  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, </w:t>
      </w: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(WEIGHTED_CO_SOC_0_30)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r>
        <w:rPr>
          <w:rStyle w:val="HTMLCode"/>
        </w:rPr>
        <w:t>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SOCSTOCK_0_30 , 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(WEIGHTED_CO_SOC_20_50)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SOCSTOCK_20_50 , 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(WEIGHTED_CO_SOC_50_100)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r>
        <w:rPr>
          <w:rStyle w:val="HTMLCode"/>
        </w:rPr>
        <w:t>SOCSTOCK_50_100,</w:t>
      </w:r>
    </w:p>
    <w:p w:rsidR="00000000" w:rsidRDefault="008600E2">
      <w:pPr>
        <w:pStyle w:val="HTMLPreformatted"/>
        <w:divId w:val="713890745"/>
        <w:rPr>
          <w:rStyle w:val="HTMLCode"/>
        </w:rPr>
      </w:pP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(WEIGHTED_CO_SOC_0_150)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SOCSTOCK_0_150,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(WEIGHTED_CO_SOC_0_5)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SOCSTOCK_0_5 , </w:t>
      </w:r>
    </w:p>
    <w:p w:rsidR="00000000" w:rsidRDefault="008600E2">
      <w:pPr>
        <w:pStyle w:val="HTMLPreformatted"/>
        <w:divId w:val="713890745"/>
        <w:rPr>
          <w:rStyle w:val="HTMLCode"/>
        </w:rPr>
      </w:pP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fu"/>
        </w:rPr>
        <w:lastRenderedPageBreak/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</w:t>
      </w:r>
      <w:r>
        <w:rPr>
          <w:rStyle w:val="HTMLCode"/>
        </w:rPr>
        <w:t xml:space="preserve">_5_15)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SOCSTOCK_5_15 , </w:t>
      </w:r>
    </w:p>
    <w:p w:rsidR="00000000" w:rsidRDefault="008600E2">
      <w:pPr>
        <w:pStyle w:val="HTMLPreformatted"/>
        <w:divId w:val="713890745"/>
        <w:rPr>
          <w:rStyle w:val="HTMLCode"/>
        </w:rPr>
      </w:pP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(WEIGHTED_CO_SOC_15_30)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SOCSTOCK_15_30 , </w:t>
      </w:r>
    </w:p>
    <w:p w:rsidR="00000000" w:rsidRDefault="008600E2">
      <w:pPr>
        <w:pStyle w:val="HTMLPreformatted"/>
        <w:divId w:val="713890745"/>
        <w:rPr>
          <w:rStyle w:val="HTMLCode"/>
        </w:rPr>
      </w:pP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(WEIGHTED_CO_SOC_30_60)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</w:t>
      </w:r>
      <w:r>
        <w:rPr>
          <w:rStyle w:val="HTMLCode"/>
        </w:rPr>
        <w:t>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SOCSTOCK_30_60 , </w:t>
      </w:r>
    </w:p>
    <w:p w:rsidR="00000000" w:rsidRDefault="008600E2">
      <w:pPr>
        <w:pStyle w:val="HTMLPreformatted"/>
        <w:divId w:val="713890745"/>
        <w:rPr>
          <w:rStyle w:val="HTMLCode"/>
        </w:rPr>
      </w:pP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(WEIGHTED_CO_SOC_60_100)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SOCSTOCK_60_100 , </w:t>
      </w:r>
    </w:p>
    <w:p w:rsidR="00000000" w:rsidRDefault="008600E2">
      <w:pPr>
        <w:pStyle w:val="HTMLPreformatted"/>
        <w:divId w:val="713890745"/>
        <w:rPr>
          <w:rStyle w:val="HTMLCode"/>
        </w:rPr>
      </w:pP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(WEIGHTED_CO_SOC_100_200)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r>
        <w:rPr>
          <w:rStyle w:val="HTMLCode"/>
        </w:rPr>
        <w:t>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SOCSTOCK_100_</w:t>
      </w:r>
      <w:r>
        <w:rPr>
          <w:rStyle w:val="dv"/>
        </w:rPr>
        <w:t>200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kw"/>
        </w:rPr>
        <w:t>INTO</w:t>
      </w:r>
      <w:r>
        <w:rPr>
          <w:rStyle w:val="HTMLCode"/>
        </w:rPr>
        <w:t xml:space="preserve"> #SOC5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#SOC4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kw"/>
        </w:rPr>
        <w:t>LEFT</w:t>
      </w:r>
      <w:r>
        <w:rPr>
          <w:rStyle w:val="HTMLCode"/>
        </w:rPr>
        <w:t xml:space="preserve"> </w:t>
      </w:r>
      <w:r>
        <w:rPr>
          <w:rStyle w:val="kw"/>
        </w:rPr>
        <w:t>OUTER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#M4 </w:t>
      </w:r>
      <w:r>
        <w:rPr>
          <w:rStyle w:val="kw"/>
        </w:rPr>
        <w:t>ON</w:t>
      </w:r>
      <w:r>
        <w:rPr>
          <w:rStyle w:val="HTMLCode"/>
        </w:rPr>
        <w:t xml:space="preserve"> #M4.mukey=#SOC4.mukey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kw"/>
        </w:rPr>
        <w:t>LEFT</w:t>
      </w:r>
      <w:r>
        <w:rPr>
          <w:rStyle w:val="HTMLCode"/>
        </w:rPr>
        <w:t xml:space="preserve"> </w:t>
      </w:r>
      <w:r>
        <w:rPr>
          <w:rStyle w:val="kw"/>
        </w:rPr>
        <w:t>OUTER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AoiAcres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ON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AoiAcres.aoiid</w:t>
      </w:r>
      <w:proofErr w:type="spellEnd"/>
      <w:r>
        <w:rPr>
          <w:rStyle w:val="HTMLCode"/>
        </w:rPr>
        <w:t>=#M4.aoiid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kw"/>
        </w:rPr>
        <w:t>GROUP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 #M4.mukey,  #SOC4.mukey,  #M4.aoiid ,</w:t>
      </w:r>
    </w:p>
    <w:p w:rsidR="00000000" w:rsidRDefault="008600E2">
      <w:pPr>
        <w:pStyle w:val="HTMLPreformatted"/>
        <w:divId w:val="713890745"/>
        <w:rPr>
          <w:rStyle w:val="HTMLCode"/>
        </w:rPr>
      </w:pPr>
      <w:r>
        <w:rPr>
          <w:rStyle w:val="HTMLCode"/>
        </w:rPr>
        <w:t xml:space="preserve"> #M4.landunit,  </w:t>
      </w:r>
    </w:p>
    <w:p w:rsidR="00000000" w:rsidRDefault="008600E2">
      <w:pPr>
        <w:pStyle w:val="HTMLPreformatted"/>
        <w:divId w:val="713890745"/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>, mapunit_acres,WEIGHTED_CO_SOC_0_30, WEIGHTED_CO_SOC_20_50, WEIGHTED_CO_SOC_50_100, WEIGHTED_CO_SOC_0_5, WEIGHTED_CO_SOC_5_15, WEIGHTED_CO_SOC_15_30, WEIGHTED_CO_SOC_30_60, WEIGHTED_CO_SOC_60_100, WEIGHTED_CO_SOC_100_200, #SOC4.WEIGHTED_CO_SOC_0_</w:t>
      </w:r>
      <w:r>
        <w:rPr>
          <w:rStyle w:val="dv"/>
        </w:rPr>
        <w:t>150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915"/>
        <w:gridCol w:w="567"/>
        <w:gridCol w:w="1187"/>
        <w:gridCol w:w="2009"/>
      </w:tblGrid>
      <w:tr w:rsidR="00000000">
        <w:trPr>
          <w:divId w:val="1531063893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mukey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aoiid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SOCSTOCK_0_30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56.79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354648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66.7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2494708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45.65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28.03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28.03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64.86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61.22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39.34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33.54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53.15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34.88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34.88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34.48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2525746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34.48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28.46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28.46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72.74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37.99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2525769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37.99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2755639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52.13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38.79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22.66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22.66</w:t>
            </w:r>
          </w:p>
        </w:tc>
      </w:tr>
      <w:tr w:rsidR="00000000">
        <w:trPr>
          <w:divId w:val="1531063893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2755654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46.48</w:t>
            </w:r>
          </w:p>
        </w:tc>
      </w:tr>
    </w:tbl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DISTINCT</w:t>
      </w:r>
      <w:r>
        <w:rPr>
          <w:rStyle w:val="HTMLCode"/>
        </w:rPr>
        <w:t xml:space="preserve"> #M4.mukey,   #M4.aoiid ,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HTMLCode"/>
        </w:rPr>
        <w:t xml:space="preserve">#M4.landunit,  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, </w:t>
      </w: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(WEIGHTED_CO_SOC_0_30)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SOCSTOCK_0_30 , 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(WEIGHTED_CO_SOC_20_50)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SOCSTOCK_20_</w:t>
      </w:r>
      <w:r>
        <w:rPr>
          <w:rStyle w:val="HTMLCode"/>
        </w:rPr>
        <w:t xml:space="preserve">50 , 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(WEIGHTED_CO_SOC_50_100)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SOCSTOCK_50_100,</w:t>
      </w:r>
    </w:p>
    <w:p w:rsidR="00000000" w:rsidRDefault="008600E2">
      <w:pPr>
        <w:pStyle w:val="HTMLPreformatted"/>
        <w:divId w:val="160588399"/>
        <w:rPr>
          <w:rStyle w:val="HTMLCode"/>
        </w:rPr>
      </w:pP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(WEIGHTED_CO_SOC_0_150)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SOCSTOCK_0_150,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</w:t>
      </w:r>
      <w:r>
        <w:rPr>
          <w:rStyle w:val="HTMLCode"/>
        </w:rPr>
        <w:t xml:space="preserve">(WEIGHTED_CO_SOC_0_5)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SOCSTOCK_0_5 , </w:t>
      </w:r>
    </w:p>
    <w:p w:rsidR="00000000" w:rsidRDefault="008600E2">
      <w:pPr>
        <w:pStyle w:val="HTMLPreformatted"/>
        <w:divId w:val="160588399"/>
        <w:rPr>
          <w:rStyle w:val="HTMLCode"/>
        </w:rPr>
      </w:pP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(WEIGHTED_CO_SOC_5_15)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SOCSTOCK_5_15 , </w:t>
      </w:r>
    </w:p>
    <w:p w:rsidR="00000000" w:rsidRDefault="008600E2">
      <w:pPr>
        <w:pStyle w:val="HTMLPreformatted"/>
        <w:divId w:val="160588399"/>
        <w:rPr>
          <w:rStyle w:val="HTMLCode"/>
        </w:rPr>
      </w:pP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</w:t>
      </w:r>
      <w:r>
        <w:rPr>
          <w:rStyle w:val="HTMLCode"/>
        </w:rPr>
        <w:t xml:space="preserve">(WEIGHTED_CO_SOC_15_30)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SOCSTOCK_15_30 , </w:t>
      </w:r>
    </w:p>
    <w:p w:rsidR="00000000" w:rsidRDefault="008600E2">
      <w:pPr>
        <w:pStyle w:val="HTMLPreformatted"/>
        <w:divId w:val="160588399"/>
        <w:rPr>
          <w:rStyle w:val="HTMLCode"/>
        </w:rPr>
      </w:pP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(WEIGHTED_CO_SOC_30_60)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SOCSTOCK_30_60 , </w:t>
      </w:r>
    </w:p>
    <w:p w:rsidR="00000000" w:rsidRDefault="008600E2">
      <w:pPr>
        <w:pStyle w:val="HTMLPreformatted"/>
        <w:divId w:val="160588399"/>
        <w:rPr>
          <w:rStyle w:val="HTMLCode"/>
        </w:rPr>
      </w:pP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(WEIGHTED_CO_SOC_60_100)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</w:t>
      </w:r>
      <w:r>
        <w:rPr>
          <w:rStyle w:val="kw"/>
        </w:rPr>
        <w:t>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SOCSTOCK_60_100 , </w:t>
      </w:r>
    </w:p>
    <w:p w:rsidR="00000000" w:rsidRDefault="008600E2">
      <w:pPr>
        <w:pStyle w:val="HTMLPreformatted"/>
        <w:divId w:val="160588399"/>
        <w:rPr>
          <w:rStyle w:val="HTMLCode"/>
        </w:rPr>
      </w:pP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fu"/>
        </w:rPr>
        <w:t>ROUND</w:t>
      </w:r>
      <w:r>
        <w:rPr>
          <w:rStyle w:val="HTMLCode"/>
        </w:rPr>
        <w:t xml:space="preserve"> (</w:t>
      </w:r>
      <w:r>
        <w:rPr>
          <w:rStyle w:val="fu"/>
        </w:rPr>
        <w:t>SUM</w:t>
      </w:r>
      <w:r>
        <w:rPr>
          <w:rStyle w:val="HTMLCode"/>
        </w:rPr>
        <w:t xml:space="preserve"> (WEIGHTED_CO_SOC_100_200)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#M4.aoiid ,#SOC4.mukey) ,</w:t>
      </w:r>
      <w:r>
        <w:rPr>
          <w:rStyle w:val="dv"/>
        </w:rPr>
        <w:t>4</w:t>
      </w:r>
      <w:r>
        <w:rPr>
          <w:rStyle w:val="HTMLCode"/>
        </w:rPr>
        <w:t>) *</w:t>
      </w:r>
      <w:r>
        <w:rPr>
          <w:rStyle w:val="dv"/>
        </w:rPr>
        <w:t>100</w:t>
      </w:r>
      <w:r>
        <w:rPr>
          <w:rStyle w:val="HTMLCode"/>
        </w:rPr>
        <w:t xml:space="preserve">  </w:t>
      </w:r>
      <w:r>
        <w:rPr>
          <w:rStyle w:val="kw"/>
        </w:rPr>
        <w:t>AS</w:t>
      </w:r>
      <w:r>
        <w:rPr>
          <w:rStyle w:val="HTMLCode"/>
        </w:rPr>
        <w:t xml:space="preserve"> SOCSTOCK_100_</w:t>
      </w:r>
      <w:r>
        <w:rPr>
          <w:rStyle w:val="dv"/>
        </w:rPr>
        <w:t>200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kw"/>
        </w:rPr>
        <w:t>INTO</w:t>
      </w:r>
      <w:r>
        <w:rPr>
          <w:rStyle w:val="HTMLCode"/>
        </w:rPr>
        <w:t xml:space="preserve"> #SOC5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#SOC4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kw"/>
        </w:rPr>
        <w:t>LEFT</w:t>
      </w:r>
      <w:r>
        <w:rPr>
          <w:rStyle w:val="HTMLCode"/>
        </w:rPr>
        <w:t xml:space="preserve"> </w:t>
      </w:r>
      <w:r>
        <w:rPr>
          <w:rStyle w:val="kw"/>
        </w:rPr>
        <w:t>OUTER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#M4 </w:t>
      </w:r>
      <w:r>
        <w:rPr>
          <w:rStyle w:val="kw"/>
        </w:rPr>
        <w:t>ON</w:t>
      </w:r>
      <w:r>
        <w:rPr>
          <w:rStyle w:val="HTMLCode"/>
        </w:rPr>
        <w:t xml:space="preserve"> #M4.mukey=#SOC4.mukey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kw"/>
        </w:rPr>
        <w:t>LEFT</w:t>
      </w:r>
      <w:r>
        <w:rPr>
          <w:rStyle w:val="HTMLCode"/>
        </w:rPr>
        <w:t xml:space="preserve"> </w:t>
      </w:r>
      <w:r>
        <w:rPr>
          <w:rStyle w:val="kw"/>
        </w:rPr>
        <w:t>OUTER</w:t>
      </w:r>
      <w:r>
        <w:rPr>
          <w:rStyle w:val="HTMLCode"/>
        </w:rPr>
        <w:t xml:space="preserve"> </w:t>
      </w:r>
      <w:r>
        <w:rPr>
          <w:rStyle w:val="kw"/>
        </w:rPr>
        <w:t>JOIN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AoiAcres</w:t>
      </w:r>
      <w:proofErr w:type="spellEnd"/>
      <w:r>
        <w:rPr>
          <w:rStyle w:val="HTMLCode"/>
        </w:rPr>
        <w:t xml:space="preserve"> </w:t>
      </w:r>
      <w:r>
        <w:rPr>
          <w:rStyle w:val="kw"/>
        </w:rPr>
        <w:t>ON</w:t>
      </w:r>
      <w:r>
        <w:rPr>
          <w:rStyle w:val="HTMLCode"/>
        </w:rPr>
        <w:t xml:space="preserve"> #</w:t>
      </w:r>
      <w:proofErr w:type="spellStart"/>
      <w:r>
        <w:rPr>
          <w:rStyle w:val="HTMLCode"/>
        </w:rPr>
        <w:t>AoiAcres.aoiid</w:t>
      </w:r>
      <w:proofErr w:type="spellEnd"/>
      <w:r>
        <w:rPr>
          <w:rStyle w:val="HTMLCode"/>
        </w:rPr>
        <w:t>=#M4.aoiid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kw"/>
        </w:rPr>
        <w:t>GROUP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 #M4.mukey,  #SOC4.mukey,  #M4.aoiid ,</w:t>
      </w:r>
    </w:p>
    <w:p w:rsidR="00000000" w:rsidRDefault="008600E2">
      <w:pPr>
        <w:pStyle w:val="HTMLPreformatted"/>
        <w:divId w:val="160588399"/>
        <w:rPr>
          <w:rStyle w:val="HTMLCode"/>
        </w:rPr>
      </w:pPr>
      <w:r>
        <w:rPr>
          <w:rStyle w:val="HTMLCode"/>
        </w:rPr>
        <w:t xml:space="preserve"> #M4.landunit,  </w:t>
      </w:r>
    </w:p>
    <w:p w:rsidR="00000000" w:rsidRDefault="008600E2">
      <w:pPr>
        <w:pStyle w:val="HTMLPreformatted"/>
        <w:divId w:val="160588399"/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>, mapunit_acres,WEIGHTED_CO_SOC_0_30, WEIGHTED_CO_SOC_20_50, WEIGHTED_CO_SOC_50_100, WEIGHTED_CO_SOC_0_5, WEIGHTED_CO_SOC_5_15, WEIG</w:t>
      </w:r>
      <w:r>
        <w:rPr>
          <w:rStyle w:val="HTMLCode"/>
        </w:rPr>
        <w:t>HTED_CO_SOC_15_30, WEIGHTED_CO_SOC_30_60, WEIGHTED_CO_SOC_60_100, WEIGHTED_CO_SOC_100_200, #SOC4.WEIGHTED_CO_SOC_0_</w:t>
      </w:r>
      <w:r>
        <w:rPr>
          <w:rStyle w:val="dv"/>
        </w:rPr>
        <w:t>150</w:t>
      </w:r>
    </w:p>
    <w:p w:rsidR="00000000" w:rsidRDefault="008600E2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8664994"/>
        <w:rPr>
          <w:rFonts w:eastAsia="Times New Roman"/>
        </w:rPr>
      </w:pPr>
      <w:bookmarkStart w:id="194" w:name="_Toc16153485"/>
      <w:r>
        <w:rPr>
          <w:rFonts w:eastAsia="Times New Roman"/>
        </w:rPr>
        <w:t xml:space="preserve">Creates </w:t>
      </w:r>
      <w:del w:id="195" w:author="Achen, Aaron - NRCS, Lincoln, NE" w:date="2019-08-08T10:18:00Z">
        <w:r w:rsidDel="00A97B56">
          <w:rPr>
            <w:rFonts w:eastAsia="Times New Roman"/>
          </w:rPr>
          <w:delText>W</w:delText>
        </w:r>
      </w:del>
      <w:ins w:id="196" w:author="Achen, Aaron - NRCS, Lincoln, NE" w:date="2019-08-08T10:18:00Z">
        <w:r w:rsidR="00A97B56">
          <w:rPr>
            <w:rFonts w:eastAsia="Times New Roman"/>
          </w:rPr>
          <w:t>w</w:t>
        </w:r>
      </w:ins>
      <w:r>
        <w:rPr>
          <w:rFonts w:eastAsia="Times New Roman"/>
        </w:rPr>
        <w:t xml:space="preserve">eighted </w:t>
      </w:r>
      <w:del w:id="197" w:author="Achen, Aaron - NRCS, Lincoln, NE" w:date="2019-08-08T10:18:00Z">
        <w:r w:rsidDel="00A97B56">
          <w:rPr>
            <w:rFonts w:eastAsia="Times New Roman"/>
          </w:rPr>
          <w:delText>A</w:delText>
        </w:r>
      </w:del>
      <w:ins w:id="198" w:author="Achen, Aaron - NRCS, Lincoln, NE" w:date="2019-08-08T10:18:00Z">
        <w:r w:rsidR="00A97B56">
          <w:rPr>
            <w:rFonts w:eastAsia="Times New Roman"/>
          </w:rPr>
          <w:t>a</w:t>
        </w:r>
      </w:ins>
      <w:r>
        <w:rPr>
          <w:rFonts w:eastAsia="Times New Roman"/>
        </w:rPr>
        <w:t xml:space="preserve">verage by </w:t>
      </w:r>
      <w:del w:id="199" w:author="Achen, Aaron - NRCS, Lincoln, NE" w:date="2019-08-08T10:18:00Z">
        <w:r w:rsidDel="00A97B56">
          <w:rPr>
            <w:rFonts w:eastAsia="Times New Roman"/>
          </w:rPr>
          <w:delText>L</w:delText>
        </w:r>
      </w:del>
      <w:ins w:id="200" w:author="Achen, Aaron - NRCS, Lincoln, NE" w:date="2019-08-08T10:18:00Z">
        <w:r w:rsidR="00A97B56">
          <w:rPr>
            <w:rFonts w:eastAsia="Times New Roman"/>
          </w:rPr>
          <w:t>l</w:t>
        </w:r>
      </w:ins>
      <w:r>
        <w:rPr>
          <w:rFonts w:eastAsia="Times New Roman"/>
        </w:rPr>
        <w:t xml:space="preserve">and </w:t>
      </w:r>
      <w:del w:id="201" w:author="Achen, Aaron - NRCS, Lincoln, NE" w:date="2019-08-08T10:18:00Z">
        <w:r w:rsidDel="00A97B56">
          <w:rPr>
            <w:rFonts w:eastAsia="Times New Roman"/>
          </w:rPr>
          <w:delText>U</w:delText>
        </w:r>
      </w:del>
      <w:ins w:id="202" w:author="Achen, Aaron - NRCS, Lincoln, NE" w:date="2019-08-08T10:18:00Z">
        <w:r w:rsidR="00A97B56">
          <w:rPr>
            <w:rFonts w:eastAsia="Times New Roman"/>
          </w:rPr>
          <w:t>u</w:t>
        </w:r>
      </w:ins>
      <w:r>
        <w:rPr>
          <w:rFonts w:eastAsia="Times New Roman"/>
        </w:rPr>
        <w:t>nit</w:t>
      </w:r>
      <w:bookmarkEnd w:id="194"/>
    </w:p>
    <w:p w:rsidR="00000000" w:rsidRDefault="008600E2">
      <w:pPr>
        <w:pStyle w:val="HTMLPreformatted"/>
        <w:divId w:val="2040202722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kw"/>
        </w:rPr>
        <w:t>CREATE</w:t>
      </w:r>
      <w:r>
        <w:rPr>
          <w:rStyle w:val="HTMLCode"/>
        </w:rPr>
        <w:t xml:space="preserve"> </w:t>
      </w:r>
      <w:r>
        <w:rPr>
          <w:rStyle w:val="kw"/>
        </w:rPr>
        <w:t>TABLE</w:t>
      </w:r>
      <w:r>
        <w:rPr>
          <w:rStyle w:val="HTMLCode"/>
        </w:rPr>
        <w:t xml:space="preserve"> #SOC6</w:t>
      </w:r>
    </w:p>
    <w:p w:rsidR="00000000" w:rsidRDefault="008600E2">
      <w:pPr>
        <w:pStyle w:val="HTMLPreformatted"/>
        <w:divId w:val="2040202722"/>
        <w:rPr>
          <w:rStyle w:val="HTMLCode"/>
        </w:rPr>
      </w:pPr>
      <w:r>
        <w:rPr>
          <w:rStyle w:val="HTMLCode"/>
        </w:rPr>
        <w:t xml:space="preserve">(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INT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2040202722"/>
        <w:rPr>
          <w:rStyle w:val="HTMLCode"/>
        </w:rPr>
      </w:pP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CHAR</w:t>
      </w:r>
      <w:r>
        <w:rPr>
          <w:rStyle w:val="HTMLCode"/>
        </w:rPr>
        <w:t>(</w:t>
      </w:r>
      <w:r>
        <w:rPr>
          <w:rStyle w:val="dv"/>
        </w:rPr>
        <w:t>20</w:t>
      </w:r>
      <w:r>
        <w:rPr>
          <w:rStyle w:val="HTMLCode"/>
        </w:rPr>
        <w:t xml:space="preserve">),  </w:t>
      </w:r>
    </w:p>
    <w:p w:rsidR="00000000" w:rsidRDefault="008600E2">
      <w:pPr>
        <w:pStyle w:val="HTMLPreformatted"/>
        <w:divId w:val="2040202722"/>
        <w:rPr>
          <w:rStyle w:val="HTMLCode"/>
        </w:rPr>
      </w:pP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 xml:space="preserve"> </w:t>
      </w:r>
      <w:r>
        <w:rPr>
          <w:rStyle w:val="dt"/>
        </w:rPr>
        <w:t>FLOAT</w:t>
      </w:r>
      <w:r>
        <w:rPr>
          <w:rStyle w:val="HTMLCode"/>
        </w:rPr>
        <w:t>,</w:t>
      </w:r>
    </w:p>
    <w:p w:rsidR="00000000" w:rsidRDefault="008600E2">
      <w:pPr>
        <w:pStyle w:val="HTMLPreformatted"/>
        <w:divId w:val="2040202722"/>
        <w:rPr>
          <w:rStyle w:val="HTMLCode"/>
        </w:rPr>
      </w:pPr>
      <w:r>
        <w:rPr>
          <w:rStyle w:val="HTMLCode"/>
        </w:rPr>
        <w:t xml:space="preserve">SOCSTOCK_0_5_Weighted_Average </w:t>
      </w:r>
      <w:r>
        <w:rPr>
          <w:rStyle w:val="dt"/>
        </w:rPr>
        <w:t>FLOAT</w:t>
      </w:r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2040202722"/>
        <w:rPr>
          <w:rStyle w:val="HTMLCode"/>
        </w:rPr>
      </w:pPr>
      <w:r>
        <w:rPr>
          <w:rStyle w:val="HTMLCode"/>
        </w:rPr>
        <w:t xml:space="preserve">SOCSTOCK_0_30_Weighted_Average </w:t>
      </w:r>
      <w:r>
        <w:rPr>
          <w:rStyle w:val="dt"/>
        </w:rPr>
        <w:t>FLOAT</w:t>
      </w:r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2040202722"/>
        <w:rPr>
          <w:rStyle w:val="HTMLCode"/>
        </w:rPr>
      </w:pPr>
      <w:r>
        <w:rPr>
          <w:rStyle w:val="HTMLCode"/>
        </w:rPr>
        <w:t xml:space="preserve">SOCSTOCK_0_150_Weighted_Average </w:t>
      </w:r>
      <w:r>
        <w:rPr>
          <w:rStyle w:val="dt"/>
        </w:rPr>
        <w:t>FLOAT</w:t>
      </w:r>
    </w:p>
    <w:p w:rsidR="00000000" w:rsidRDefault="008600E2">
      <w:pPr>
        <w:pStyle w:val="HTMLPreformatted"/>
        <w:divId w:val="2040202722"/>
        <w:rPr>
          <w:rStyle w:val="HTMLCode"/>
        </w:rPr>
      </w:pPr>
      <w:r>
        <w:rPr>
          <w:rStyle w:val="HTMLCode"/>
        </w:rPr>
        <w:t>)</w:t>
      </w:r>
    </w:p>
    <w:p w:rsidR="00000000" w:rsidRDefault="008600E2">
      <w:pPr>
        <w:pStyle w:val="HTMLPreformatted"/>
        <w:divId w:val="2040202722"/>
      </w:pPr>
      <w:r>
        <w:rPr>
          <w:rStyle w:val="HTMLCode"/>
        </w:rPr>
        <w:t>;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lastRenderedPageBreak/>
        <w:t>INSERT</w:t>
      </w:r>
      <w:r>
        <w:rPr>
          <w:rStyle w:val="HTMLCode"/>
        </w:rPr>
        <w:t xml:space="preserve"> </w:t>
      </w:r>
      <w:r>
        <w:rPr>
          <w:rStyle w:val="kw"/>
        </w:rPr>
        <w:t>INTO</w:t>
      </w:r>
      <w:r>
        <w:rPr>
          <w:rStyle w:val="HTMLCode"/>
        </w:rPr>
        <w:t xml:space="preserve"> #SOC6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DISTINCT</w:t>
      </w:r>
      <w:r>
        <w:rPr>
          <w:rStyle w:val="HTMLCode"/>
        </w:rPr>
        <w:t xml:space="preserve">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 ,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 FORMAT (</w:t>
      </w:r>
      <w:r>
        <w:rPr>
          <w:rStyle w:val="fu"/>
        </w:rPr>
        <w:t>SUM</w:t>
      </w:r>
      <w:r>
        <w:rPr>
          <w:rStyle w:val="HTMLCode"/>
        </w:rPr>
        <w:t xml:space="preserve"> ((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 xml:space="preserve">)*SOCSTOCK_0_5)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)  , </w:t>
      </w:r>
      <w:r>
        <w:rPr>
          <w:rStyle w:val="st"/>
        </w:rPr>
        <w:t>'#,###,##0.00'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SOCSTOCK_0_5_Weighted_Average,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 FORMAT (</w:t>
      </w:r>
      <w:r>
        <w:rPr>
          <w:rStyle w:val="fu"/>
        </w:rPr>
        <w:t>SUM</w:t>
      </w:r>
      <w:r>
        <w:rPr>
          <w:rStyle w:val="HTMLCode"/>
        </w:rPr>
        <w:t xml:space="preserve"> ((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 xml:space="preserve">)*SOCSTOCK_0_30 )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)  , </w:t>
      </w:r>
      <w:r>
        <w:rPr>
          <w:rStyle w:val="st"/>
        </w:rPr>
        <w:t>'#,###,##0.00'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SOCSTOCK_0_30_Weighted_Average,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 FORMAT (</w:t>
      </w:r>
      <w:r>
        <w:rPr>
          <w:rStyle w:val="fu"/>
        </w:rPr>
        <w:t>SUM</w:t>
      </w:r>
      <w:r>
        <w:rPr>
          <w:rStyle w:val="HTMLCode"/>
        </w:rPr>
        <w:t xml:space="preserve"> ((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landunit_acr</w:t>
      </w:r>
      <w:r>
        <w:rPr>
          <w:rStyle w:val="HTMLCode"/>
        </w:rPr>
        <w:t>es</w:t>
      </w:r>
      <w:proofErr w:type="spellEnd"/>
      <w:r>
        <w:rPr>
          <w:rStyle w:val="HTMLCode"/>
        </w:rPr>
        <w:t xml:space="preserve">)*SOCSTOCK_0_150) </w:t>
      </w:r>
      <w:r>
        <w:rPr>
          <w:rStyle w:val="kw"/>
        </w:rPr>
        <w:t>over</w:t>
      </w:r>
      <w:r>
        <w:rPr>
          <w:rStyle w:val="HTMLCode"/>
        </w:rPr>
        <w:t>(</w:t>
      </w:r>
      <w:r>
        <w:rPr>
          <w:rStyle w:val="kw"/>
        </w:rPr>
        <w:t>partition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)  , </w:t>
      </w:r>
      <w:r>
        <w:rPr>
          <w:rStyle w:val="st"/>
        </w:rPr>
        <w:t>'#,###,##0.00'</w:t>
      </w:r>
      <w:r>
        <w:rPr>
          <w:rStyle w:val="HTMLCode"/>
        </w:rPr>
        <w:t xml:space="preserve">) </w:t>
      </w:r>
      <w:r>
        <w:rPr>
          <w:rStyle w:val="kw"/>
        </w:rPr>
        <w:t>AS</w:t>
      </w:r>
      <w:r>
        <w:rPr>
          <w:rStyle w:val="HTMLCode"/>
        </w:rPr>
        <w:t xml:space="preserve"> SOCSTOCK_0_150_Weighted_Average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FROM</w:t>
      </w:r>
      <w:r>
        <w:rPr>
          <w:rStyle w:val="HTMLCode"/>
        </w:rPr>
        <w:t xml:space="preserve"> #SOC5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GROUP</w:t>
      </w:r>
      <w:r>
        <w:rPr>
          <w:rStyle w:val="HTMLCode"/>
        </w:rPr>
        <w:t xml:space="preserve"> </w:t>
      </w:r>
      <w:r>
        <w:rPr>
          <w:rStyle w:val="kw"/>
        </w:rPr>
        <w:t>BY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aoiid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mapunit_acres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>, SOCSTOCK_0_5, SOCSTOCK_0_30, SOCSTOCK_0_150;</w:t>
      </w:r>
    </w:p>
    <w:p w:rsidR="00000000" w:rsidRDefault="008600E2">
      <w:pPr>
        <w:pStyle w:val="HTMLPreformatted"/>
        <w:divId w:val="1030110186"/>
        <w:rPr>
          <w:rStyle w:val="HTMLCode"/>
        </w:rPr>
      </w:pP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SELECT</w:t>
      </w:r>
      <w:r>
        <w:rPr>
          <w:rStyle w:val="HTMLCode"/>
        </w:rPr>
        <w:t xml:space="preserve"> </w:t>
      </w:r>
      <w:r>
        <w:rPr>
          <w:rStyle w:val="kw"/>
        </w:rPr>
        <w:t>DISTINCT</w:t>
      </w: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landunit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landunit_acres</w:t>
      </w:r>
      <w:proofErr w:type="spellEnd"/>
      <w:r>
        <w:rPr>
          <w:rStyle w:val="HTMLCode"/>
        </w:rPr>
        <w:t xml:space="preserve">,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SOCSTOCK_0_30_Weighted_Average =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u"/>
        </w:rPr>
        <w:t>CONCAT</w:t>
      </w:r>
      <w:r>
        <w:rPr>
          <w:rStyle w:val="HTMLCode"/>
        </w:rPr>
        <w:t xml:space="preserve"> (</w:t>
      </w:r>
      <w:r>
        <w:rPr>
          <w:rStyle w:val="st"/>
        </w:rPr>
        <w:t>'Soil Organic Carbon Stock'</w:t>
      </w:r>
      <w:r>
        <w:rPr>
          <w:rStyle w:val="HTMLCode"/>
        </w:rPr>
        <w:t xml:space="preserve"> , </w:t>
      </w:r>
      <w:r>
        <w:rPr>
          <w:rStyle w:val="st"/>
        </w:rPr>
        <w:t>':'</w:t>
      </w:r>
      <w:r>
        <w:rPr>
          <w:rStyle w:val="HTMLCode"/>
        </w:rPr>
        <w:t xml:space="preserve"> , </w:t>
      </w:r>
      <w:r>
        <w:rPr>
          <w:rStyle w:val="dv"/>
        </w:rPr>
        <w:t>0</w:t>
      </w:r>
      <w:r>
        <w:rPr>
          <w:rStyle w:val="HTMLCode"/>
        </w:rPr>
        <w:t xml:space="preserve">)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SOCSTOCK_0_30_Weighted_Average &gt;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SOCSTOCK_0_30_Weighted_Average &lt; </w:t>
      </w:r>
      <w:r>
        <w:rPr>
          <w:rStyle w:val="dv"/>
        </w:rPr>
        <w:t>10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u"/>
        </w:rPr>
        <w:t>CONCAT</w:t>
      </w:r>
      <w:r>
        <w:rPr>
          <w:rStyle w:val="HTMLCode"/>
        </w:rPr>
        <w:t xml:space="preserve"> (</w:t>
      </w:r>
      <w:r>
        <w:rPr>
          <w:rStyle w:val="st"/>
        </w:rPr>
        <w:t>'Soil Organic Carbon Stock'</w:t>
      </w:r>
      <w:r>
        <w:rPr>
          <w:rStyle w:val="HTMLCode"/>
        </w:rPr>
        <w:t xml:space="preserve"> , </w:t>
      </w:r>
      <w:r>
        <w:rPr>
          <w:rStyle w:val="st"/>
        </w:rPr>
        <w:t>':'</w:t>
      </w:r>
      <w:r>
        <w:rPr>
          <w:rStyle w:val="HTMLCode"/>
        </w:rPr>
        <w:t xml:space="preserve"> , </w:t>
      </w:r>
      <w:r>
        <w:rPr>
          <w:rStyle w:val="dv"/>
        </w:rPr>
        <w:t>1</w:t>
      </w:r>
      <w:r>
        <w:rPr>
          <w:rStyle w:val="HTMLCode"/>
        </w:rPr>
        <w:t xml:space="preserve">)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r>
        <w:rPr>
          <w:rStyle w:val="HTMLCode"/>
        </w:rPr>
        <w:t>SOCSTOCK_0_30_Weighted_Average &gt;=</w:t>
      </w:r>
      <w:r>
        <w:rPr>
          <w:rStyle w:val="dv"/>
        </w:rPr>
        <w:t>10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SOCSTOCK_0_30_Weighted_Average &lt; </w:t>
      </w:r>
      <w:r>
        <w:rPr>
          <w:rStyle w:val="dv"/>
        </w:rPr>
        <w:t>25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u"/>
        </w:rPr>
        <w:t>CONCAT</w:t>
      </w:r>
      <w:r>
        <w:rPr>
          <w:rStyle w:val="HTMLCode"/>
        </w:rPr>
        <w:t xml:space="preserve"> (</w:t>
      </w:r>
      <w:r>
        <w:rPr>
          <w:rStyle w:val="st"/>
        </w:rPr>
        <w:t>'Soil Organic Carbon Stock'</w:t>
      </w:r>
      <w:r>
        <w:rPr>
          <w:rStyle w:val="HTMLCode"/>
        </w:rPr>
        <w:t xml:space="preserve"> , </w:t>
      </w:r>
      <w:r>
        <w:rPr>
          <w:rStyle w:val="st"/>
        </w:rPr>
        <w:t>':'</w:t>
      </w:r>
      <w:r>
        <w:rPr>
          <w:rStyle w:val="HTMLCode"/>
        </w:rPr>
        <w:t xml:space="preserve"> , </w:t>
      </w:r>
      <w:r>
        <w:rPr>
          <w:rStyle w:val="dv"/>
        </w:rPr>
        <w:t>2</w:t>
      </w:r>
      <w:r>
        <w:rPr>
          <w:rStyle w:val="HTMLCode"/>
        </w:rPr>
        <w:t xml:space="preserve">)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SOCSTOCK_0_30_Weighted_Average &gt;=</w:t>
      </w:r>
      <w:r>
        <w:rPr>
          <w:rStyle w:val="dv"/>
        </w:rPr>
        <w:t>25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SOCSTOCK_0_30_Weighted_Average &lt;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u"/>
        </w:rPr>
        <w:t>CONCAT</w:t>
      </w:r>
      <w:r>
        <w:rPr>
          <w:rStyle w:val="HTMLCode"/>
        </w:rPr>
        <w:t xml:space="preserve"> (</w:t>
      </w:r>
      <w:r>
        <w:rPr>
          <w:rStyle w:val="st"/>
        </w:rPr>
        <w:t>'Soil Organic Carbon Stock'</w:t>
      </w:r>
      <w:r>
        <w:rPr>
          <w:rStyle w:val="HTMLCode"/>
        </w:rPr>
        <w:t xml:space="preserve"> , </w:t>
      </w:r>
      <w:r>
        <w:rPr>
          <w:rStyle w:val="st"/>
        </w:rPr>
        <w:t>':'</w:t>
      </w:r>
      <w:r>
        <w:rPr>
          <w:rStyle w:val="HTMLCode"/>
        </w:rPr>
        <w:t xml:space="preserve"> , </w:t>
      </w:r>
      <w:r>
        <w:rPr>
          <w:rStyle w:val="dv"/>
        </w:rPr>
        <w:t>3</w:t>
      </w:r>
      <w:r>
        <w:rPr>
          <w:rStyle w:val="HTMLCode"/>
        </w:rPr>
        <w:t xml:space="preserve">)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SOCSTOCK_0_30_Weighted_Average &gt;=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SOCSTOCK_0_30_Weighted_Average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u"/>
        </w:rPr>
        <w:t>CONCAT</w:t>
      </w:r>
      <w:r>
        <w:rPr>
          <w:rStyle w:val="HTMLCode"/>
        </w:rPr>
        <w:t xml:space="preserve"> (</w:t>
      </w:r>
      <w:r>
        <w:rPr>
          <w:rStyle w:val="st"/>
        </w:rPr>
        <w:t>'Soil Organic Carbon Stock'</w:t>
      </w:r>
      <w:r>
        <w:rPr>
          <w:rStyle w:val="HTMLCode"/>
        </w:rPr>
        <w:t xml:space="preserve"> , </w:t>
      </w:r>
      <w:r>
        <w:rPr>
          <w:rStyle w:val="st"/>
        </w:rPr>
        <w:t>':'</w:t>
      </w:r>
      <w:r>
        <w:rPr>
          <w:rStyle w:val="HTMLCode"/>
        </w:rPr>
        <w:t xml:space="preserve"> , </w:t>
      </w:r>
      <w:r>
        <w:rPr>
          <w:rStyle w:val="dv"/>
        </w:rPr>
        <w:t>4</w:t>
      </w:r>
      <w:r>
        <w:rPr>
          <w:rStyle w:val="HTMLCode"/>
        </w:rPr>
        <w:t xml:space="preserve">)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SOCSTOCK_0_30_Weighted_Average &gt;=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u"/>
        </w:rPr>
        <w:t>CONCAT</w:t>
      </w:r>
      <w:r>
        <w:rPr>
          <w:rStyle w:val="HTMLCode"/>
        </w:rPr>
        <w:t xml:space="preserve"> (</w:t>
      </w:r>
      <w:r>
        <w:rPr>
          <w:rStyle w:val="st"/>
        </w:rPr>
        <w:t>'Soil Organic Carbon Stock'</w:t>
      </w:r>
      <w:r>
        <w:rPr>
          <w:rStyle w:val="HTMLCode"/>
        </w:rPr>
        <w:t xml:space="preserve"> , </w:t>
      </w:r>
      <w:r>
        <w:rPr>
          <w:rStyle w:val="st"/>
        </w:rPr>
        <w:t>':'</w:t>
      </w:r>
      <w:r>
        <w:rPr>
          <w:rStyle w:val="HTMLCode"/>
        </w:rPr>
        <w:t xml:space="preserve"> , </w:t>
      </w:r>
      <w:r>
        <w:rPr>
          <w:rStyle w:val="dv"/>
        </w:rPr>
        <w:t>5</w:t>
      </w:r>
      <w:r>
        <w:rPr>
          <w:rStyle w:val="HTMLCode"/>
        </w:rPr>
        <w:t xml:space="preserve">) 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</w:t>
      </w:r>
      <w:r>
        <w:rPr>
          <w:rStyle w:val="HTMLCode"/>
        </w:rPr>
        <w:t xml:space="preserve">SOCSTOCK_0_30_Weighted_Average </w:t>
      </w:r>
      <w:r>
        <w:rPr>
          <w:rStyle w:val="kw"/>
        </w:rPr>
        <w:t>IS</w:t>
      </w:r>
      <w:r>
        <w:rPr>
          <w:rStyle w:val="HTMLCode"/>
        </w:rPr>
        <w:t xml:space="preserve"> 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fu"/>
        </w:rPr>
        <w:t>CONCAT</w:t>
      </w:r>
      <w:r>
        <w:rPr>
          <w:rStyle w:val="HTMLCode"/>
        </w:rPr>
        <w:t xml:space="preserve"> (</w:t>
      </w:r>
      <w:r>
        <w:rPr>
          <w:rStyle w:val="st"/>
        </w:rPr>
        <w:t>'Soil Organic Carbon Stock'</w:t>
      </w:r>
      <w:r>
        <w:rPr>
          <w:rStyle w:val="HTMLCode"/>
        </w:rPr>
        <w:t xml:space="preserve"> , </w:t>
      </w:r>
      <w:r>
        <w:rPr>
          <w:rStyle w:val="st"/>
        </w:rPr>
        <w:t>':'</w:t>
      </w:r>
      <w:r>
        <w:rPr>
          <w:rStyle w:val="HTMLCode"/>
        </w:rPr>
        <w:t xml:space="preserve"> , </w:t>
      </w:r>
      <w:r>
        <w:rPr>
          <w:rStyle w:val="st"/>
        </w:rPr>
        <w:t>'Not Rated'</w:t>
      </w:r>
      <w:r>
        <w:rPr>
          <w:rStyle w:val="HTMLCode"/>
        </w:rPr>
        <w:t xml:space="preserve">)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rating_key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st"/>
        </w:rPr>
        <w:t>'Soil Organic Carbon Stock'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attributename</w:t>
      </w:r>
      <w:proofErr w:type="spellEnd"/>
      <w:r>
        <w:rPr>
          <w:rStyle w:val="HTMLCode"/>
        </w:rPr>
        <w:t>,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SOCSTOCK_0_5_Weighted_Average   </w:t>
      </w:r>
      <w:r>
        <w:rPr>
          <w:rStyle w:val="kw"/>
        </w:rPr>
        <w:t>AS</w:t>
      </w:r>
      <w:r>
        <w:rPr>
          <w:rStyle w:val="HTMLCode"/>
        </w:rPr>
        <w:t xml:space="preserve"> [SOC_0_5],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SOCSTOCK_0_30_Weighted_Average </w:t>
      </w:r>
      <w:r>
        <w:rPr>
          <w:rStyle w:val="kw"/>
        </w:rPr>
        <w:t>AS</w:t>
      </w:r>
      <w:r>
        <w:rPr>
          <w:rStyle w:val="HTMLCode"/>
        </w:rPr>
        <w:t xml:space="preserve"> [SOC_0_3</w:t>
      </w:r>
      <w:r>
        <w:rPr>
          <w:rStyle w:val="HTMLCode"/>
        </w:rPr>
        <w:t>0],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HTMLCode"/>
        </w:rPr>
        <w:t xml:space="preserve">SOCSTOCK_0_150_Weighted_Average </w:t>
      </w:r>
      <w:r>
        <w:rPr>
          <w:rStyle w:val="kw"/>
        </w:rPr>
        <w:t>AS</w:t>
      </w:r>
      <w:r>
        <w:rPr>
          <w:rStyle w:val="HTMLCode"/>
        </w:rPr>
        <w:t xml:space="preserve"> [SOC_0_150], 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CASE</w:t>
      </w:r>
      <w:r>
        <w:rPr>
          <w:rStyle w:val="HTMLCode"/>
        </w:rPr>
        <w:t xml:space="preserve"> </w:t>
      </w:r>
      <w:r>
        <w:rPr>
          <w:rStyle w:val="kw"/>
        </w:rPr>
        <w:t>WHEN</w:t>
      </w:r>
      <w:r>
        <w:rPr>
          <w:rStyle w:val="HTMLCode"/>
        </w:rPr>
        <w:t xml:space="preserve"> SOCSTOCK_0_30_Weighted_Average </w:t>
      </w:r>
      <w:r>
        <w:rPr>
          <w:rStyle w:val="kw"/>
        </w:rPr>
        <w:t>IS</w:t>
      </w:r>
      <w:r>
        <w:rPr>
          <w:rStyle w:val="HTMLCode"/>
        </w:rPr>
        <w:t xml:space="preserve"> </w:t>
      </w:r>
      <w:r>
        <w:rPr>
          <w:rStyle w:val="kw"/>
        </w:rPr>
        <w:t>NULL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kw"/>
        </w:rPr>
        <w:t>NULL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SOCSTOCK_0_30_Weighted_Average = 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st"/>
        </w:rPr>
        <w:t>'None'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SOCSTOCK_0_30_Weighted_Average &gt;</w:t>
      </w:r>
      <w:r>
        <w:rPr>
          <w:rStyle w:val="dv"/>
        </w:rPr>
        <w:t>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</w:t>
      </w:r>
      <w:r>
        <w:rPr>
          <w:rStyle w:val="HTMLCode"/>
        </w:rPr>
        <w:t xml:space="preserve">SOCSTOCK_0_30_Weighted_Average &lt; </w:t>
      </w:r>
      <w:r>
        <w:rPr>
          <w:rStyle w:val="dv"/>
        </w:rPr>
        <w:t>10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st"/>
        </w:rPr>
        <w:t>'Very low'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SOCSTOCK_0_30_Weighted_Average &gt;=</w:t>
      </w:r>
      <w:r>
        <w:rPr>
          <w:rStyle w:val="dv"/>
        </w:rPr>
        <w:t>10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SOCSTOCK_0_30_Weighted_Average &lt; </w:t>
      </w:r>
      <w:r>
        <w:rPr>
          <w:rStyle w:val="dv"/>
        </w:rPr>
        <w:t>25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st"/>
        </w:rPr>
        <w:t>'Low'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SOCSTOCK_0_30_Weighted_Average &gt;=</w:t>
      </w:r>
      <w:r>
        <w:rPr>
          <w:rStyle w:val="dv"/>
        </w:rPr>
        <w:t>25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SOCSTOCK_0_30_Weighted_Average &lt; 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st"/>
        </w:rPr>
        <w:t>'Moderate'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</w:t>
      </w:r>
      <w:r>
        <w:rPr>
          <w:rStyle w:val="HTMLCode"/>
        </w:rPr>
        <w:t>_30_Weighted_Average &gt;=</w:t>
      </w:r>
      <w:r>
        <w:rPr>
          <w:rStyle w:val="dv"/>
        </w:rPr>
        <w:t>50</w:t>
      </w:r>
      <w:r>
        <w:rPr>
          <w:rStyle w:val="HTMLCode"/>
        </w:rPr>
        <w:t xml:space="preserve"> </w:t>
      </w:r>
      <w:r>
        <w:rPr>
          <w:rStyle w:val="kw"/>
        </w:rPr>
        <w:t>AND</w:t>
      </w:r>
      <w:r>
        <w:rPr>
          <w:rStyle w:val="HTMLCode"/>
        </w:rPr>
        <w:t xml:space="preserve"> SOCSTOCK_0_30_Weighted_Average &lt; 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st"/>
        </w:rPr>
        <w:t>'Moderately High'</w:t>
      </w:r>
    </w:p>
    <w:p w:rsidR="00000000" w:rsidRDefault="008600E2">
      <w:pPr>
        <w:pStyle w:val="HTMLPreformatted"/>
        <w:divId w:val="1030110186"/>
        <w:rPr>
          <w:rStyle w:val="HTMLCode"/>
        </w:rPr>
      </w:pPr>
      <w:r>
        <w:rPr>
          <w:rStyle w:val="kw"/>
        </w:rPr>
        <w:t>WHEN</w:t>
      </w:r>
      <w:r>
        <w:rPr>
          <w:rStyle w:val="HTMLCode"/>
        </w:rPr>
        <w:t xml:space="preserve"> SOCSTOCK_0_30_Weighted_Average &gt;=</w:t>
      </w:r>
      <w:r>
        <w:rPr>
          <w:rStyle w:val="dv"/>
        </w:rPr>
        <w:t>100</w:t>
      </w:r>
      <w:r>
        <w:rPr>
          <w:rStyle w:val="HTMLCode"/>
        </w:rPr>
        <w:t xml:space="preserve"> </w:t>
      </w:r>
      <w:r>
        <w:rPr>
          <w:rStyle w:val="kw"/>
        </w:rPr>
        <w:t>THEN</w:t>
      </w:r>
      <w:r>
        <w:rPr>
          <w:rStyle w:val="HTMLCode"/>
        </w:rPr>
        <w:t xml:space="preserve"> </w:t>
      </w:r>
      <w:r>
        <w:rPr>
          <w:rStyle w:val="st"/>
        </w:rPr>
        <w:t>'High'</w:t>
      </w:r>
      <w:r>
        <w:rPr>
          <w:rStyle w:val="HTMLCode"/>
        </w:rPr>
        <w:t xml:space="preserve"> </w:t>
      </w:r>
      <w:r>
        <w:rPr>
          <w:rStyle w:val="kw"/>
        </w:rPr>
        <w:t>END</w:t>
      </w:r>
      <w:r>
        <w:rPr>
          <w:rStyle w:val="HTMLCode"/>
        </w:rPr>
        <w:t xml:space="preserve"> </w:t>
      </w:r>
      <w:r>
        <w:rPr>
          <w:rStyle w:val="kw"/>
        </w:rPr>
        <w:t>AS</w:t>
      </w:r>
      <w:r>
        <w:rPr>
          <w:rStyle w:val="HTMLCode"/>
        </w:rPr>
        <w:t xml:space="preserve"> [SOC_0_30_High_Class]</w:t>
      </w:r>
    </w:p>
    <w:p w:rsidR="00000000" w:rsidRDefault="008600E2">
      <w:pPr>
        <w:pStyle w:val="HTMLPreformatted"/>
        <w:divId w:val="1030110186"/>
      </w:pPr>
      <w:r>
        <w:rPr>
          <w:rStyle w:val="kw"/>
        </w:rPr>
        <w:t>FROM</w:t>
      </w:r>
      <w:r>
        <w:rPr>
          <w:rStyle w:val="HTMLCode"/>
        </w:rPr>
        <w:t xml:space="preserve"> #SOC6</w:t>
      </w:r>
    </w:p>
    <w:p w:rsidR="00000000" w:rsidRDefault="008600E2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55911230"/>
        <w:rPr>
          <w:rFonts w:eastAsia="Times New Roman"/>
        </w:rPr>
      </w:pPr>
      <w:bookmarkStart w:id="203" w:name="_Toc16153486"/>
      <w:r>
        <w:rPr>
          <w:rFonts w:eastAsia="Times New Roman"/>
        </w:rPr>
        <w:t xml:space="preserve">Final Table </w:t>
      </w:r>
      <w:ins w:id="204" w:author="Achen, Aaron - NRCS, Lincoln, NE" w:date="2019-08-06T15:05:00Z">
        <w:r>
          <w:rPr>
            <w:rFonts w:eastAsia="Times New Roman"/>
          </w:rPr>
          <w:t>O</w:t>
        </w:r>
      </w:ins>
      <w:del w:id="205" w:author="Achen, Aaron - NRCS, Lincoln, NE" w:date="2019-08-06T15:05:00Z">
        <w:r>
          <w:rPr>
            <w:rFonts w:eastAsia="Times New Roman"/>
          </w:rPr>
          <w:delText>o</w:delText>
        </w:r>
      </w:del>
      <w:r>
        <w:rPr>
          <w:rFonts w:eastAsia="Times New Roman"/>
        </w:rPr>
        <w:t xml:space="preserve">utput by </w:t>
      </w:r>
      <w:proofErr w:type="spellStart"/>
      <w:r>
        <w:rPr>
          <w:rFonts w:eastAsia="Times New Roman"/>
        </w:rPr>
        <w:t>Landunit</w:t>
      </w:r>
      <w:bookmarkEnd w:id="203"/>
      <w:proofErr w:type="spellEnd"/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943"/>
        <w:gridCol w:w="1581"/>
        <w:gridCol w:w="1167"/>
        <w:gridCol w:w="1527"/>
        <w:gridCol w:w="1034"/>
        <w:gridCol w:w="1154"/>
        <w:gridCol w:w="1274"/>
        <w:gridCol w:w="1956"/>
      </w:tblGrid>
      <w:tr w:rsidR="00000000">
        <w:trPr>
          <w:divId w:val="955911230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landunit_acres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rating_key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attributename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SOC_0_5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SOC_0_30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SOC_0_150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SOC_0_30__Class</w:t>
            </w:r>
          </w:p>
        </w:tc>
      </w:tr>
      <w:tr w:rsidR="00000000">
        <w:trPr>
          <w:divId w:val="95591123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328.952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Soil Organic </w:t>
            </w:r>
            <w:r>
              <w:rPr>
                <w:rFonts w:eastAsia="Times New Roman"/>
              </w:rPr>
              <w:lastRenderedPageBreak/>
              <w:t>Carbon Stock:3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Soil Organic Carbon Stock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7.83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38.96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87.64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</w:t>
            </w:r>
          </w:p>
        </w:tc>
      </w:tr>
      <w:tr w:rsidR="00000000">
        <w:trPr>
          <w:divId w:val="95591123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T9981 Fld4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318.722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Soil Organic Carbon Stock:3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Soil </w:t>
            </w:r>
            <w:r>
              <w:rPr>
                <w:rFonts w:eastAsia="Times New Roman"/>
              </w:rPr>
              <w:t>Organic Carbon Stock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7.19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37.09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82.56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00000" w:rsidRDefault="008600E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Moderate</w:t>
            </w:r>
          </w:p>
        </w:tc>
      </w:tr>
    </w:tbl>
    <w:p w:rsidR="00000000" w:rsidRDefault="00860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34553300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9802495" cy="6664325"/>
            <wp:effectExtent l="0" t="0" r="8255" b="3175"/>
            <wp:docPr id="1" name="Picture 1" descr="BDF7E4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DF7E4F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2495" cy="66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97B56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34553300"/>
      </w:pPr>
      <w:ins w:id="206" w:author="Achen, Aaron - NRCS, Lincoln, NE" w:date="2019-08-08T10:19:00Z">
        <w:r>
          <w:lastRenderedPageBreak/>
          <w:t>Figure 1.---</w:t>
        </w:r>
      </w:ins>
      <w:r w:rsidR="008600E2">
        <w:t xml:space="preserve">Final </w:t>
      </w:r>
      <w:del w:id="207" w:author="Achen, Aaron - NRCS, Lincoln, NE" w:date="2019-08-08T10:19:00Z">
        <w:r w:rsidR="008600E2" w:rsidDel="00A97B56">
          <w:delText>O</w:delText>
        </w:r>
      </w:del>
      <w:ins w:id="208" w:author="Achen, Aaron - NRCS, Lincoln, NE" w:date="2019-08-08T10:19:00Z">
        <w:r>
          <w:t>o</w:t>
        </w:r>
      </w:ins>
      <w:r w:rsidR="008600E2">
        <w:t>utput by land unit</w:t>
      </w:r>
      <w:ins w:id="209" w:author="Achen, Aaron - NRCS, Lincoln, NE" w:date="2019-08-08T10:19:00Z">
        <w:r>
          <w:t>.</w:t>
        </w:r>
      </w:ins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55911230"/>
      </w:pPr>
      <w:r>
        <w:t>In field 3</w:t>
      </w:r>
      <w:ins w:id="210" w:author="Achen, Aaron - NRCS, Lincoln, NE" w:date="2019-07-23T12:31:00Z">
        <w:r>
          <w:t>,</w:t>
        </w:r>
      </w:ins>
      <w:r>
        <w:t xml:space="preserve"> the rating is </w:t>
      </w:r>
      <w:del w:id="211" w:author="Achen, Aaron - NRCS, Lincoln, NE" w:date="2019-07-23T12:32:00Z">
        <w:r>
          <w:rPr>
            <w:rStyle w:val="HTMLCode"/>
            <w:rFonts w:ascii="Times New Roman" w:hAnsi="Times New Roman" w:cs="Times New Roman"/>
            <w:sz w:val="24"/>
            <w:szCs w:val="24"/>
            <w:rPrChange w:id="212" w:author="Achen, Aaron - NRCS, Lincoln, NE" w:date="2019-07-23T12:32:00Z">
              <w:rPr>
                <w:rStyle w:val="HTMLCode"/>
              </w:rPr>
            </w:rPrChange>
          </w:rPr>
          <w:delText>'Moderate'</w:delText>
        </w:r>
        <w:r>
          <w:delText xml:space="preserve"> </w:delText>
        </w:r>
      </w:del>
      <w:ins w:id="213" w:author="Achen, Aaron - NRCS, Lincoln, NE" w:date="2019-07-23T12:32:00Z">
        <w:r>
          <w:rPr>
            <w:rStyle w:val="HTMLCode"/>
            <w:rFonts w:ascii="Times New Roman" w:hAnsi="Times New Roman" w:cs="Times New Roman"/>
            <w:sz w:val="24"/>
            <w:szCs w:val="24"/>
            <w:rPrChange w:id="214" w:author="Achen, Aaron - NRCS, Lincoln, NE" w:date="2019-07-23T12:32:00Z">
              <w:rPr>
                <w:rStyle w:val="HTMLCode"/>
              </w:rPr>
            </w:rPrChange>
          </w:rPr>
          <w:t>“Moderate”</w:t>
        </w:r>
        <w:r>
          <w:t xml:space="preserve"> </w:t>
        </w:r>
      </w:ins>
      <w:r>
        <w:t xml:space="preserve">with a </w:t>
      </w:r>
      <w:del w:id="215" w:author="Achen, Aaron - NRCS, Lincoln, NE" w:date="2019-07-23T12:31:00Z">
        <w:r>
          <w:delText>weaighted</w:delText>
        </w:r>
      </w:del>
      <w:ins w:id="216" w:author="Achen, Aaron - NRCS, Lincoln, NE" w:date="2019-07-23T12:31:00Z">
        <w:r>
          <w:t>weighted</w:t>
        </w:r>
      </w:ins>
      <w:r>
        <w:t xml:space="preserve"> average </w:t>
      </w:r>
      <w:proofErr w:type="spellStart"/>
      <w:r>
        <w:t>landunit</w:t>
      </w:r>
      <w:proofErr w:type="spellEnd"/>
      <w:r>
        <w:t xml:space="preserve"> value of </w:t>
      </w:r>
      <w:r>
        <w:rPr>
          <w:rStyle w:val="HTMLCode"/>
          <w:rFonts w:ascii="Times New Roman" w:hAnsi="Times New Roman" w:cs="Times New Roman"/>
          <w:sz w:val="24"/>
          <w:szCs w:val="24"/>
          <w:rPrChange w:id="217" w:author="Achen, Aaron - NRCS, Lincoln, NE" w:date="2019-07-23T12:32:00Z">
            <w:rPr>
              <w:rStyle w:val="HTMLCode"/>
            </w:rPr>
          </w:rPrChange>
        </w:rPr>
        <w:t>38.96</w:t>
      </w:r>
      <w:ins w:id="218" w:author="Achen, Aaron - NRCS, Lincoln, NE" w:date="2019-07-23T12:31:00Z">
        <w:r>
          <w:rPr>
            <w:rStyle w:val="HTMLCode"/>
            <w:rFonts w:ascii="Times New Roman" w:hAnsi="Times New Roman" w:cs="Times New Roman"/>
            <w:sz w:val="24"/>
            <w:szCs w:val="24"/>
            <w:rPrChange w:id="219" w:author="Achen, Aaron - NRCS, Lincoln, NE" w:date="2019-07-23T12:32:00Z">
              <w:rPr>
                <w:rStyle w:val="HTMLCode"/>
              </w:rPr>
            </w:rPrChange>
          </w:rPr>
          <w:t>.</w:t>
        </w:r>
      </w:ins>
      <w:r>
        <w:t xml:space="preserve"> </w:t>
      </w:r>
      <w:del w:id="220" w:author="Achen, Aaron - NRCS, Lincoln, NE" w:date="2019-07-23T12:31:00Z">
        <w:r>
          <w:delText>and i</w:delText>
        </w:r>
      </w:del>
      <w:ins w:id="221" w:author="Achen, Aaron - NRCS, Lincoln, NE" w:date="2019-07-23T12:31:00Z">
        <w:r>
          <w:t>I</w:t>
        </w:r>
      </w:ins>
      <w:r>
        <w:t>n field 4</w:t>
      </w:r>
      <w:ins w:id="222" w:author="Achen, Aaron - NRCS, Lincoln, NE" w:date="2019-07-23T12:31:00Z">
        <w:r>
          <w:t>,</w:t>
        </w:r>
      </w:ins>
      <w:r>
        <w:t xml:space="preserve"> the rating class is </w:t>
      </w:r>
      <w:del w:id="223" w:author="Achen, Aaron - NRCS, Lincoln, NE" w:date="2019-07-23T12:32:00Z">
        <w:r>
          <w:rPr>
            <w:rStyle w:val="HTMLCode"/>
            <w:rFonts w:ascii="Times New Roman" w:hAnsi="Times New Roman" w:cs="Times New Roman"/>
            <w:sz w:val="24"/>
            <w:szCs w:val="24"/>
            <w:rPrChange w:id="224" w:author="Achen, Aaron - NRCS, Lincoln, NE" w:date="2019-07-23T12:32:00Z">
              <w:rPr>
                <w:rStyle w:val="HTMLCode"/>
              </w:rPr>
            </w:rPrChange>
          </w:rPr>
          <w:delText>'</w:delText>
        </w:r>
      </w:del>
      <w:ins w:id="225" w:author="Achen, Aaron - NRCS, Lincoln, NE" w:date="2019-07-23T12:32:00Z">
        <w:r>
          <w:rPr>
            <w:rStyle w:val="HTMLCode"/>
            <w:rFonts w:ascii="Times New Roman" w:hAnsi="Times New Roman" w:cs="Times New Roman"/>
            <w:sz w:val="24"/>
            <w:szCs w:val="24"/>
            <w:rPrChange w:id="226" w:author="Achen, Aaron - NRCS, Lincoln, NE" w:date="2019-07-23T12:32:00Z">
              <w:rPr>
                <w:rStyle w:val="HTMLCode"/>
              </w:rPr>
            </w:rPrChange>
          </w:rPr>
          <w:t>“</w:t>
        </w:r>
      </w:ins>
      <w:r>
        <w:rPr>
          <w:rStyle w:val="HTMLCode"/>
          <w:rFonts w:ascii="Times New Roman" w:hAnsi="Times New Roman" w:cs="Times New Roman"/>
          <w:sz w:val="24"/>
          <w:szCs w:val="24"/>
          <w:rPrChange w:id="227" w:author="Achen, Aaron - NRCS, Lincoln, NE" w:date="2019-07-23T12:32:00Z">
            <w:rPr>
              <w:rStyle w:val="HTMLCode"/>
            </w:rPr>
          </w:rPrChange>
        </w:rPr>
        <w:t>Moderate</w:t>
      </w:r>
      <w:del w:id="228" w:author="Achen, Aaron - NRCS, Lincoln, NE" w:date="2019-07-23T12:32:00Z">
        <w:r>
          <w:rPr>
            <w:rStyle w:val="HTMLCode"/>
            <w:rFonts w:ascii="Times New Roman" w:hAnsi="Times New Roman" w:cs="Times New Roman"/>
            <w:sz w:val="24"/>
            <w:szCs w:val="24"/>
            <w:rPrChange w:id="229" w:author="Achen, Aaron - NRCS, Lincoln, NE" w:date="2019-07-23T12:32:00Z">
              <w:rPr>
                <w:rStyle w:val="HTMLCode"/>
              </w:rPr>
            </w:rPrChange>
          </w:rPr>
          <w:delText>'</w:delText>
        </w:r>
      </w:del>
      <w:ins w:id="230" w:author="Achen, Aaron - NRCS, Lincoln, NE" w:date="2019-07-23T12:32:00Z">
        <w:r>
          <w:rPr>
            <w:rStyle w:val="HTMLCode"/>
            <w:rFonts w:ascii="Times New Roman" w:hAnsi="Times New Roman" w:cs="Times New Roman"/>
            <w:sz w:val="24"/>
            <w:szCs w:val="24"/>
            <w:rPrChange w:id="231" w:author="Achen, Aaron - NRCS, Lincoln, NE" w:date="2019-07-23T12:32:00Z">
              <w:rPr>
                <w:rStyle w:val="HTMLCode"/>
              </w:rPr>
            </w:rPrChange>
          </w:rPr>
          <w:t>”</w:t>
        </w:r>
      </w:ins>
      <w:r>
        <w:t xml:space="preserve"> and the value is </w:t>
      </w:r>
      <w:r>
        <w:rPr>
          <w:rStyle w:val="HTMLCode"/>
          <w:rFonts w:ascii="Times New Roman" w:hAnsi="Times New Roman" w:cs="Times New Roman"/>
          <w:sz w:val="24"/>
          <w:szCs w:val="24"/>
          <w:rPrChange w:id="232" w:author="Achen, Aaron - NRCS, Lincoln, NE" w:date="2019-07-23T12:32:00Z">
            <w:rPr>
              <w:rStyle w:val="HTMLCode"/>
            </w:rPr>
          </w:rPrChange>
        </w:rPr>
        <w:t>37.09</w:t>
      </w:r>
      <w:r>
        <w:t>.</w:t>
      </w:r>
    </w:p>
    <w:p w:rsidR="00000000" w:rsidRDefault="008600E2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17427386"/>
        <w:rPr>
          <w:rFonts w:eastAsia="Times New Roman"/>
        </w:rPr>
      </w:pPr>
      <w:bookmarkStart w:id="233" w:name="_Toc16153487"/>
      <w:r>
        <w:rPr>
          <w:rFonts w:eastAsia="Times New Roman"/>
        </w:rPr>
        <w:t>Global Soil Organic Carbon Output</w:t>
      </w:r>
      <w:bookmarkEnd w:id="233"/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17427386"/>
      </w:pPr>
      <w:r>
        <w:t>The SOC</w:t>
      </w:r>
      <w:ins w:id="234" w:author="Achen, Aaron - NRCS, Lincoln, NE" w:date="2019-07-23T12:31:00Z">
        <w:r>
          <w:t xml:space="preserve"> </w:t>
        </w:r>
      </w:ins>
      <w:r>
        <w:t>stock for 0</w:t>
      </w:r>
      <w:del w:id="235" w:author="Achen, Aaron - NRCS, Lincoln, NE" w:date="2019-07-23T12:31:00Z">
        <w:r>
          <w:delText xml:space="preserve"> - </w:delText>
        </w:r>
      </w:del>
      <w:ins w:id="236" w:author="Achen, Aaron - NRCS, Lincoln, NE" w:date="2019-07-23T12:31:00Z">
        <w:r>
          <w:t>–</w:t>
        </w:r>
      </w:ins>
      <w:r>
        <w:t xml:space="preserve">30cm (high, </w:t>
      </w:r>
      <w:proofErr w:type="spellStart"/>
      <w:r>
        <w:t>rv</w:t>
      </w:r>
      <w:proofErr w:type="spellEnd"/>
      <w:r>
        <w:t xml:space="preserve">, </w:t>
      </w:r>
      <w:r>
        <w:t>and low) was exported for further GIS interpolation and extrapolation.</w:t>
      </w:r>
    </w:p>
    <w:p w:rsidR="00000000" w:rsidRDefault="00860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63969179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>
            <wp:extent cx="10058400" cy="7776210"/>
            <wp:effectExtent l="0" t="0" r="0" b="0"/>
            <wp:docPr id="2" name="Picture 2" descr="C6A3D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6A3D86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600E2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63969179"/>
      </w:pPr>
      <w:ins w:id="237" w:author="Achen, Aaron - NRCS, Lincoln, NE" w:date="2019-08-06T15:05:00Z">
        <w:r>
          <w:t xml:space="preserve">Figure </w:t>
        </w:r>
      </w:ins>
      <w:ins w:id="238" w:author="Achen, Aaron - NRCS, Lincoln, NE" w:date="2019-08-08T10:19:00Z">
        <w:r w:rsidR="00A97B56">
          <w:t>2</w:t>
        </w:r>
      </w:ins>
      <w:ins w:id="239" w:author="Achen, Aaron - NRCS, Lincoln, NE" w:date="2019-08-06T15:05:00Z">
        <w:r>
          <w:t>.—</w:t>
        </w:r>
      </w:ins>
      <w:r>
        <w:t xml:space="preserve">Soil </w:t>
      </w:r>
      <w:del w:id="240" w:author="Achen, Aaron - NRCS, Lincoln, NE" w:date="2019-08-08T10:20:00Z">
        <w:r w:rsidDel="00A97B56">
          <w:delText>O</w:delText>
        </w:r>
      </w:del>
      <w:ins w:id="241" w:author="Achen, Aaron - NRCS, Lincoln, NE" w:date="2019-08-08T10:20:00Z">
        <w:r w:rsidR="00A97B56">
          <w:t>o</w:t>
        </w:r>
      </w:ins>
      <w:r>
        <w:t xml:space="preserve">rganic </w:t>
      </w:r>
      <w:del w:id="242" w:author="Achen, Aaron - NRCS, Lincoln, NE" w:date="2019-08-08T10:20:00Z">
        <w:r w:rsidDel="00A97B56">
          <w:delText>C</w:delText>
        </w:r>
      </w:del>
      <w:ins w:id="243" w:author="Achen, Aaron - NRCS, Lincoln, NE" w:date="2019-08-08T10:20:00Z">
        <w:r w:rsidR="00A97B56">
          <w:t>c</w:t>
        </w:r>
      </w:ins>
      <w:r>
        <w:t xml:space="preserve">arbon </w:t>
      </w:r>
      <w:del w:id="244" w:author="Achen, Aaron - NRCS, Lincoln, NE" w:date="2019-08-08T10:20:00Z">
        <w:r w:rsidDel="00A97B56">
          <w:delText>S</w:delText>
        </w:r>
      </w:del>
      <w:ins w:id="245" w:author="Achen, Aaron - NRCS, Lincoln, NE" w:date="2019-08-08T10:20:00Z">
        <w:r w:rsidR="00A97B56">
          <w:t>s</w:t>
        </w:r>
      </w:ins>
      <w:r>
        <w:t>tock</w:t>
      </w:r>
      <w:ins w:id="246" w:author="Achen, Aaron - NRCS, Lincoln, NE" w:date="2019-07-23T12:32:00Z">
        <w:r>
          <w:t>:</w:t>
        </w:r>
      </w:ins>
      <w:r>
        <w:t xml:space="preserve"> </w:t>
      </w:r>
      <w:del w:id="247" w:author="Achen, Aaron - NRCS, Lincoln, NE" w:date="2019-07-23T12:32:00Z">
        <w:r>
          <w:delText xml:space="preserve">- </w:delText>
        </w:r>
      </w:del>
      <w:r>
        <w:t>Hawaii</w:t>
      </w:r>
    </w:p>
    <w:p w:rsidR="00000000" w:rsidRDefault="00860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242585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>
            <wp:extent cx="10058400" cy="7776210"/>
            <wp:effectExtent l="0" t="0" r="0" b="0"/>
            <wp:docPr id="3" name="Picture 3" descr="80673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0673B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600E2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242585"/>
      </w:pPr>
      <w:ins w:id="248" w:author="Achen, Aaron - NRCS, Lincoln, NE" w:date="2019-08-06T15:06:00Z">
        <w:r>
          <w:t xml:space="preserve">Figure </w:t>
        </w:r>
      </w:ins>
      <w:ins w:id="249" w:author="Achen, Aaron - NRCS, Lincoln, NE" w:date="2019-08-08T10:19:00Z">
        <w:r w:rsidR="00A97B56">
          <w:t>3</w:t>
        </w:r>
      </w:ins>
      <w:ins w:id="250" w:author="Achen, Aaron - NRCS, Lincoln, NE" w:date="2019-08-06T15:06:00Z">
        <w:r>
          <w:t>.—</w:t>
        </w:r>
      </w:ins>
      <w:r>
        <w:t xml:space="preserve">Soil </w:t>
      </w:r>
      <w:del w:id="251" w:author="Achen, Aaron - NRCS, Lincoln, NE" w:date="2019-08-08T10:20:00Z">
        <w:r w:rsidDel="00A97B56">
          <w:delText>O</w:delText>
        </w:r>
      </w:del>
      <w:ins w:id="252" w:author="Achen, Aaron - NRCS, Lincoln, NE" w:date="2019-08-08T10:20:00Z">
        <w:r w:rsidR="00A97B56">
          <w:t>o</w:t>
        </w:r>
      </w:ins>
      <w:r>
        <w:t xml:space="preserve">rganic </w:t>
      </w:r>
      <w:del w:id="253" w:author="Achen, Aaron - NRCS, Lincoln, NE" w:date="2019-08-08T10:20:00Z">
        <w:r w:rsidDel="00A97B56">
          <w:delText>C</w:delText>
        </w:r>
      </w:del>
      <w:ins w:id="254" w:author="Achen, Aaron - NRCS, Lincoln, NE" w:date="2019-08-08T10:20:00Z">
        <w:r w:rsidR="00A97B56">
          <w:t>c</w:t>
        </w:r>
      </w:ins>
      <w:r>
        <w:t xml:space="preserve">arbon </w:t>
      </w:r>
      <w:del w:id="255" w:author="Achen, Aaron - NRCS, Lincoln, NE" w:date="2019-08-08T10:20:00Z">
        <w:r w:rsidDel="00A97B56">
          <w:delText>S</w:delText>
        </w:r>
      </w:del>
      <w:ins w:id="256" w:author="Achen, Aaron - NRCS, Lincoln, NE" w:date="2019-08-08T10:20:00Z">
        <w:r w:rsidR="00A97B56">
          <w:t>s</w:t>
        </w:r>
      </w:ins>
      <w:r>
        <w:t>tock</w:t>
      </w:r>
      <w:ins w:id="257" w:author="Achen, Aaron - NRCS, Lincoln, NE" w:date="2019-07-23T12:32:00Z">
        <w:r>
          <w:t>:</w:t>
        </w:r>
      </w:ins>
      <w:r>
        <w:t xml:space="preserve"> </w:t>
      </w:r>
      <w:del w:id="258" w:author="Achen, Aaron - NRCS, Lincoln, NE" w:date="2019-07-23T12:32:00Z">
        <w:r>
          <w:delText xml:space="preserve">- </w:delText>
        </w:r>
      </w:del>
      <w:r>
        <w:t>Puerto Rico</w:t>
      </w:r>
    </w:p>
    <w:p w:rsidR="00000000" w:rsidRDefault="00860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24061907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>
            <wp:extent cx="10058400" cy="7776210"/>
            <wp:effectExtent l="0" t="0" r="0" b="0"/>
            <wp:docPr id="4" name="Picture 4" descr="6D1F8C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D1F8CB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600E2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24061907"/>
      </w:pPr>
      <w:ins w:id="259" w:author="Achen, Aaron - NRCS, Lincoln, NE" w:date="2019-08-06T15:06:00Z">
        <w:r>
          <w:t xml:space="preserve">Figure </w:t>
        </w:r>
      </w:ins>
      <w:ins w:id="260" w:author="Achen, Aaron - NRCS, Lincoln, NE" w:date="2019-08-08T10:19:00Z">
        <w:r w:rsidR="00A97B56">
          <w:t>4</w:t>
        </w:r>
      </w:ins>
      <w:ins w:id="261" w:author="Achen, Aaron - NRCS, Lincoln, NE" w:date="2019-08-06T15:06:00Z">
        <w:r>
          <w:t>.—</w:t>
        </w:r>
      </w:ins>
      <w:r>
        <w:t xml:space="preserve">Soil </w:t>
      </w:r>
      <w:del w:id="262" w:author="Achen, Aaron - NRCS, Lincoln, NE" w:date="2019-08-08T10:21:00Z">
        <w:r w:rsidDel="00A97B56">
          <w:delText>O</w:delText>
        </w:r>
      </w:del>
      <w:ins w:id="263" w:author="Achen, Aaron - NRCS, Lincoln, NE" w:date="2019-08-08T10:21:00Z">
        <w:r w:rsidR="00A97B56">
          <w:t>o</w:t>
        </w:r>
      </w:ins>
      <w:r>
        <w:t xml:space="preserve">rganic </w:t>
      </w:r>
      <w:del w:id="264" w:author="Achen, Aaron - NRCS, Lincoln, NE" w:date="2019-08-08T10:21:00Z">
        <w:r w:rsidDel="00A97B56">
          <w:delText>C</w:delText>
        </w:r>
      </w:del>
      <w:ins w:id="265" w:author="Achen, Aaron - NRCS, Lincoln, NE" w:date="2019-08-08T10:21:00Z">
        <w:r w:rsidR="00A97B56">
          <w:t>c</w:t>
        </w:r>
      </w:ins>
      <w:r>
        <w:t xml:space="preserve">arbon </w:t>
      </w:r>
      <w:del w:id="266" w:author="Achen, Aaron - NRCS, Lincoln, NE" w:date="2019-08-08T10:21:00Z">
        <w:r w:rsidDel="00A97B56">
          <w:delText>S</w:delText>
        </w:r>
      </w:del>
      <w:ins w:id="267" w:author="Achen, Aaron - NRCS, Lincoln, NE" w:date="2019-08-08T10:21:00Z">
        <w:r w:rsidR="00A97B56">
          <w:t>s</w:t>
        </w:r>
      </w:ins>
      <w:r>
        <w:t>tock</w:t>
      </w:r>
      <w:ins w:id="268" w:author="Achen, Aaron - NRCS, Lincoln, NE" w:date="2019-07-23T12:32:00Z">
        <w:r>
          <w:t>:</w:t>
        </w:r>
      </w:ins>
      <w:r>
        <w:t xml:space="preserve"> </w:t>
      </w:r>
      <w:del w:id="269" w:author="Achen, Aaron - NRCS, Lincoln, NE" w:date="2019-07-23T12:33:00Z">
        <w:r>
          <w:delText xml:space="preserve">- </w:delText>
        </w:r>
      </w:del>
      <w:r>
        <w:t>CONUS (Credit Steve Campbell)</w:t>
      </w:r>
    </w:p>
    <w:p w:rsidR="00000000" w:rsidRDefault="008600E2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58548944"/>
        <w:rPr>
          <w:rFonts w:eastAsia="Times New Roman"/>
        </w:rPr>
      </w:pPr>
      <w:bookmarkStart w:id="270" w:name="_Toc16153488"/>
      <w:r>
        <w:rPr>
          <w:rFonts w:eastAsia="Times New Roman"/>
        </w:rPr>
        <w:lastRenderedPageBreak/>
        <w:t>Sources and Citations</w:t>
      </w:r>
      <w:bookmarkEnd w:id="270"/>
    </w:p>
    <w:p w:rsidR="00000000" w:rsidRDefault="008600E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58548944"/>
      </w:pPr>
      <w:r>
        <w:t xml:space="preserve">The </w:t>
      </w:r>
      <w:del w:id="271" w:author="Achen, Aaron - NRCS, Lincoln, NE" w:date="2019-08-06T15:06:00Z">
        <w:r>
          <w:delText xml:space="preserve">data </w:delText>
        </w:r>
      </w:del>
      <w:r>
        <w:t xml:space="preserve">source of this data is </w:t>
      </w:r>
      <w:del w:id="272" w:author="Achen, Aaron - NRCS, Lincoln, NE" w:date="2019-08-06T15:06:00Z">
        <w:r>
          <w:delText xml:space="preserve">the </w:delText>
        </w:r>
      </w:del>
      <w:r>
        <w:t xml:space="preserve">STATSGO and SSURGO </w:t>
      </w:r>
      <w:del w:id="273" w:author="Achen, Aaron - NRCS, Lincoln, NE" w:date="2019-08-06T15:06:00Z">
        <w:r>
          <w:delText xml:space="preserve">data </w:delText>
        </w:r>
      </w:del>
      <w:r>
        <w:t>from the U</w:t>
      </w:r>
      <w:ins w:id="274" w:author="Achen, Aaron - NRCS, Lincoln, NE" w:date="2019-07-23T12:33:00Z">
        <w:r>
          <w:t>.</w:t>
        </w:r>
      </w:ins>
      <w:r>
        <w:t>S</w:t>
      </w:r>
      <w:ins w:id="275" w:author="Achen, Aaron - NRCS, Lincoln, NE" w:date="2019-07-23T12:33:00Z">
        <w:r>
          <w:t>.</w:t>
        </w:r>
      </w:ins>
      <w:r>
        <w:t xml:space="preserve"> National Cooperativ</w:t>
      </w:r>
      <w:r>
        <w:t>e Soil Survey. The following references cover data definitions, derivation</w:t>
      </w:r>
      <w:ins w:id="276" w:author="Achen, Aaron - NRCS, Lincoln, NE" w:date="2019-07-23T12:33:00Z">
        <w:r>
          <w:t>,</w:t>
        </w:r>
      </w:ins>
      <w:r>
        <w:t xml:space="preserve"> and quality procedures.</w:t>
      </w:r>
    </w:p>
    <w:p w:rsidR="00000000" w:rsidRDefault="008600E2">
      <w:pPr>
        <w:pStyle w:val="NormalWeb"/>
        <w:numPr>
          <w:ilvl w:val="0"/>
          <w:numId w:val="9"/>
        </w:numPr>
        <w:divId w:val="1058548944"/>
      </w:pPr>
      <w:del w:id="277" w:author="Achen, Aaron - NRCS, Lincoln, NE" w:date="2019-07-23T12:38:00Z">
        <w:r>
          <w:rPr>
            <w:rStyle w:val="Strong"/>
          </w:rPr>
          <w:delText>NSSH</w:delText>
        </w:r>
        <w:r>
          <w:delText xml:space="preserve"> - </w:delText>
        </w:r>
      </w:del>
      <w:r>
        <w:t xml:space="preserve">U.S. Department of Agriculture, Natural Resources Conservation Service. National soil survey handbook, title 430-VI. </w:t>
      </w:r>
      <w:hyperlink r:id="rId11" w:history="1">
        <w:r>
          <w:rPr>
            <w:rStyle w:val="Hyperlink"/>
          </w:rPr>
          <w:t>http://www.nrcs.usda.gov/wps/portal/nrcs/detail/soils/ref/?cid=nrcs142p2_054242</w:t>
        </w:r>
      </w:hyperlink>
      <w:r>
        <w:t xml:space="preserve"> (accessed 13 October 2017).</w:t>
      </w:r>
    </w:p>
    <w:p w:rsidR="00000000" w:rsidRDefault="008600E2">
      <w:pPr>
        <w:pStyle w:val="NormalWeb"/>
        <w:numPr>
          <w:ilvl w:val="0"/>
          <w:numId w:val="9"/>
        </w:numPr>
        <w:divId w:val="1058548944"/>
      </w:pPr>
      <w:ins w:id="278" w:author="Achen, Aaron - NRCS, Lincoln, NE" w:date="2019-07-23T14:12:00Z">
        <w:r>
          <w:t>U.S. Department of Agriculture, Natural Resources Conservation Service. 2014</w:t>
        </w:r>
      </w:ins>
      <w:ins w:id="279" w:author="Achen, Aaron - NRCS, Lincoln, NE" w:date="2019-07-23T14:13:00Z">
        <w:r>
          <w:t xml:space="preserve">. </w:t>
        </w:r>
      </w:ins>
      <w:r>
        <w:rPr>
          <w:rStyle w:val="Strong"/>
          <w:b w:val="0"/>
          <w:rPrChange w:id="280" w:author="Achen, Aaron - NRCS, Lincoln, NE" w:date="2019-07-23T14:12:00Z">
            <w:rPr>
              <w:rStyle w:val="Strong"/>
            </w:rPr>
          </w:rPrChange>
        </w:rPr>
        <w:t>K</w:t>
      </w:r>
      <w:ins w:id="281" w:author="Achen, Aaron - NRCS, Lincoln, NE" w:date="2019-07-23T14:12:00Z">
        <w:r>
          <w:rPr>
            <w:rStyle w:val="Strong"/>
            <w:b w:val="0"/>
          </w:rPr>
          <w:t>ellog</w:t>
        </w:r>
        <w:r>
          <w:rPr>
            <w:rStyle w:val="Strong"/>
            <w:b w:val="0"/>
          </w:rPr>
          <w:t xml:space="preserve">g </w:t>
        </w:r>
      </w:ins>
      <w:r>
        <w:rPr>
          <w:rStyle w:val="Strong"/>
          <w:b w:val="0"/>
          <w:rPrChange w:id="282" w:author="Achen, Aaron - NRCS, Lincoln, NE" w:date="2019-07-23T14:12:00Z">
            <w:rPr>
              <w:rStyle w:val="Strong"/>
            </w:rPr>
          </w:rPrChange>
        </w:rPr>
        <w:t>S</w:t>
      </w:r>
      <w:ins w:id="283" w:author="Achen, Aaron - NRCS, Lincoln, NE" w:date="2019-07-23T14:12:00Z">
        <w:r>
          <w:rPr>
            <w:rStyle w:val="Strong"/>
            <w:b w:val="0"/>
          </w:rPr>
          <w:t xml:space="preserve">oil </w:t>
        </w:r>
      </w:ins>
      <w:r>
        <w:rPr>
          <w:rStyle w:val="Strong"/>
          <w:b w:val="0"/>
          <w:rPrChange w:id="284" w:author="Achen, Aaron - NRCS, Lincoln, NE" w:date="2019-07-23T14:12:00Z">
            <w:rPr>
              <w:rStyle w:val="Strong"/>
            </w:rPr>
          </w:rPrChange>
        </w:rPr>
        <w:t>S</w:t>
      </w:r>
      <w:ins w:id="285" w:author="Achen, Aaron - NRCS, Lincoln, NE" w:date="2019-07-23T14:12:00Z">
        <w:r>
          <w:rPr>
            <w:rStyle w:val="Strong"/>
            <w:b w:val="0"/>
          </w:rPr>
          <w:t xml:space="preserve">urvey </w:t>
        </w:r>
      </w:ins>
      <w:del w:id="286" w:author="Achen, Aaron - NRCS, Lincoln, NE" w:date="2019-07-23T14:12:00Z">
        <w:r>
          <w:rPr>
            <w:rStyle w:val="Strong"/>
            <w:b w:val="0"/>
            <w:rPrChange w:id="287" w:author="Achen, Aaron - NRCS, Lincoln, NE" w:date="2019-07-23T14:12:00Z">
              <w:rPr>
                <w:rStyle w:val="Strong"/>
              </w:rPr>
            </w:rPrChange>
          </w:rPr>
          <w:delText>L</w:delText>
        </w:r>
        <w:r>
          <w:delText xml:space="preserve"> - </w:delText>
        </w:r>
      </w:del>
      <w:del w:id="288" w:author="Achen, Aaron - NRCS, Lincoln, NE" w:date="2019-07-23T14:17:00Z">
        <w:r>
          <w:delText>L</w:delText>
        </w:r>
      </w:del>
      <w:ins w:id="289" w:author="Achen, Aaron - NRCS, Lincoln, NE" w:date="2019-07-23T14:17:00Z">
        <w:r>
          <w:t>L</w:t>
        </w:r>
      </w:ins>
      <w:r>
        <w:t xml:space="preserve">aboratory </w:t>
      </w:r>
      <w:del w:id="290" w:author="Achen, Aaron - NRCS, Lincoln, NE" w:date="2019-07-23T14:17:00Z">
        <w:r>
          <w:delText>M</w:delText>
        </w:r>
      </w:del>
      <w:ins w:id="291" w:author="Achen, Aaron - NRCS, Lincoln, NE" w:date="2019-07-23T14:17:00Z">
        <w:r>
          <w:t>m</w:t>
        </w:r>
      </w:ins>
      <w:r>
        <w:t xml:space="preserve">ethods </w:t>
      </w:r>
      <w:del w:id="292" w:author="Achen, Aaron - NRCS, Lincoln, NE" w:date="2019-07-23T14:17:00Z">
        <w:r>
          <w:delText>M</w:delText>
        </w:r>
      </w:del>
      <w:ins w:id="293" w:author="Achen, Aaron - NRCS, Lincoln, NE" w:date="2019-07-23T14:17:00Z">
        <w:r>
          <w:t>m</w:t>
        </w:r>
      </w:ins>
      <w:r>
        <w:t>anual (SSIR 42), version 5</w:t>
      </w:r>
      <w:del w:id="294" w:author="Achen, Aaron - NRCS, Lincoln, NE" w:date="2019-07-23T14:13:00Z">
        <w:r>
          <w:delText>, 2014 (PDF; 6.29 MB)</w:delText>
        </w:r>
      </w:del>
      <w:ins w:id="295" w:author="Achen, Aaron - NRCS, Lincoln, NE" w:date="2019-07-23T14:13:00Z">
        <w:r>
          <w:t>.</w:t>
        </w:r>
      </w:ins>
      <w:ins w:id="296" w:author="Achen, Aaron - NRCS, Lincoln, NE" w:date="2019-07-23T14:14:00Z">
        <w:r>
          <w:t xml:space="preserve"> </w:t>
        </w:r>
        <w:r>
          <w:fldChar w:fldCharType="begin"/>
        </w:r>
        <w:r>
          <w:instrText xml:space="preserve"> </w:instrText>
        </w:r>
        <w:r>
          <w:instrText>HYPERLINK "https://www.nrcs.usda.gov/wps/portal/nrcs/detail/soils/research/guide/?cid=nrcs142p2_054247"</w:instrText>
        </w:r>
        <w:r>
          <w:instrText xml:space="preserve"> </w:instrText>
        </w:r>
        <w:r>
          <w:fldChar w:fldCharType="separate"/>
        </w:r>
        <w:r>
          <w:rPr>
            <w:rStyle w:val="Hyperlink"/>
          </w:rPr>
          <w:t>https://www.nrcs.usda.gov/wps/portal/nrcs/detail/soils/research/guide/?cid=nrcs142p2_054247</w:t>
        </w:r>
        <w:r>
          <w:fldChar w:fldCharType="end"/>
        </w:r>
        <w:r>
          <w:t xml:space="preserve"> (accessed 23 July 2019).</w:t>
        </w:r>
      </w:ins>
    </w:p>
    <w:p w:rsidR="00000000" w:rsidRDefault="008600E2">
      <w:pPr>
        <w:numPr>
          <w:ilvl w:val="0"/>
          <w:numId w:val="9"/>
        </w:numPr>
        <w:spacing w:before="100" w:beforeAutospacing="1" w:after="100" w:afterAutospacing="1"/>
        <w:divId w:val="1058548944"/>
        <w:rPr>
          <w:del w:id="297" w:author="Achen, Aaron - NRCS, Lincoln, NE" w:date="2019-07-23T14:21:00Z"/>
          <w:rFonts w:eastAsia="Times New Roman"/>
        </w:rPr>
      </w:pPr>
      <w:ins w:id="298" w:author="Achen, Aaron - NRCS, Lincoln, NE" w:date="2019-07-23T14:21:00Z">
        <w:r>
          <w:t>U.S. Department of Agriculture,</w:t>
        </w:r>
        <w:r>
          <w:t xml:space="preserve"> Natural Resources Conservation Service. </w:t>
        </w:r>
      </w:ins>
      <w:ins w:id="299" w:author="Achen, Aaron - NRCS, Lincoln, NE" w:date="2019-07-23T14:22:00Z">
        <w:r>
          <w:t xml:space="preserve">2017a. </w:t>
        </w:r>
      </w:ins>
      <w:del w:id="300" w:author="Achen, Aaron - NRCS, Lincoln, NE" w:date="2019-07-23T14:21:00Z">
        <w:r>
          <w:rPr>
            <w:rStyle w:val="Strong"/>
            <w:rFonts w:eastAsia="Times New Roman"/>
          </w:rPr>
          <w:delText>SDA</w:delText>
        </w:r>
        <w:r>
          <w:rPr>
            <w:rFonts w:eastAsia="Times New Roman"/>
          </w:rPr>
          <w:delText xml:space="preserve"> - </w:delText>
        </w:r>
      </w:del>
      <w:r>
        <w:rPr>
          <w:rFonts w:eastAsia="Times New Roman"/>
        </w:rPr>
        <w:t>Soil Data Access</w:t>
      </w:r>
      <w:del w:id="301" w:author="Achen, Aaron - NRCS, Lincoln, NE" w:date="2019-07-23T14:21:00Z">
        <w:r>
          <w:rPr>
            <w:rFonts w:eastAsia="Times New Roman"/>
          </w:rPr>
          <w:delText>,</w:delText>
        </w:r>
      </w:del>
      <w:ins w:id="302" w:author="Achen, Aaron - NRCS, Lincoln, NE" w:date="2019-07-23T14:21:00Z">
        <w:r>
          <w:rPr>
            <w:rFonts w:eastAsia="Times New Roman"/>
          </w:rPr>
          <w:t>;</w:t>
        </w:r>
      </w:ins>
      <w:r>
        <w:rPr>
          <w:rFonts w:eastAsia="Times New Roman"/>
        </w:rPr>
        <w:t xml:space="preserve"> </w:t>
      </w:r>
      <w:del w:id="303" w:author="Achen, Aaron - NRCS, Lincoln, NE" w:date="2019-07-23T14:21:00Z">
        <w:r>
          <w:rPr>
            <w:rFonts w:eastAsia="Times New Roman"/>
          </w:rPr>
          <w:delText xml:space="preserve">portal to soil survey products </w:delText>
        </w:r>
        <w:r>
          <w:rPr>
            <w:rStyle w:val="Strong"/>
            <w:rFonts w:eastAsia="Times New Roman"/>
            <w:b w:val="0"/>
            <w:rPrChange w:id="304" w:author="Achen, Aaron - NRCS, Lincoln, NE" w:date="2019-07-23T14:21:00Z">
              <w:rPr>
                <w:rStyle w:val="Strong"/>
                <w:rFonts w:eastAsia="Times New Roman"/>
              </w:rPr>
            </w:rPrChange>
          </w:rPr>
          <w:delText>SSURGO</w:delText>
        </w:r>
        <w:r>
          <w:rPr>
            <w:rFonts w:eastAsia="Times New Roman"/>
          </w:rPr>
          <w:delText xml:space="preserve"> data: Soil Survey Staff, Natural Resources Conservation Service, United States Department of Agriculture.</w:delText>
        </w:r>
      </w:del>
    </w:p>
    <w:p w:rsidR="00000000" w:rsidRDefault="008600E2" w:rsidP="00490801">
      <w:pPr>
        <w:numPr>
          <w:ilvl w:val="0"/>
          <w:numId w:val="9"/>
        </w:numPr>
        <w:spacing w:before="100" w:beforeAutospacing="1" w:after="100" w:afterAutospacing="1"/>
        <w:divId w:val="1058548944"/>
        <w:rPr>
          <w:ins w:id="305" w:author="Achen, Aaron - NRCS, Lincoln, NE" w:date="2019-07-23T14:21:00Z"/>
        </w:rPr>
      </w:pPr>
      <w:r>
        <w:t>Soil Survey Geographic (SSURGO) Databas</w:t>
      </w:r>
      <w:r>
        <w:t>e.</w:t>
      </w:r>
      <w:ins w:id="306" w:author="Achen, Aaron - NRCS, Lincoln, NE" w:date="2019-07-23T14:21:00Z">
        <w:r>
          <w:t xml:space="preserve"> </w:t>
        </w:r>
      </w:ins>
      <w:del w:id="307" w:author="Achen, Aaron - NRCS, Lincoln, NE" w:date="2019-07-23T14:21:00Z">
        <w:r>
          <w:delText xml:space="preserve"> </w:delText>
        </w:r>
      </w:del>
      <w:del w:id="308" w:author="Achen, Aaron - NRCS, Lincoln, NE" w:date="2019-07-23T14:16:00Z">
        <w:r>
          <w:delText xml:space="preserve">Available online at </w:delText>
        </w:r>
      </w:del>
      <w:hyperlink r:id="rId12" w:history="1">
        <w:r>
          <w:rPr>
            <w:rStyle w:val="Hyperlink"/>
          </w:rPr>
          <w:t>https://sdmdataaccess.sc.egov.usda.gov</w:t>
        </w:r>
      </w:hyperlink>
      <w:r>
        <w:t xml:space="preserve">. </w:t>
      </w:r>
      <w:del w:id="309" w:author="Achen, Aaron - NRCS, Lincoln, NE" w:date="2019-07-23T14:16:00Z">
        <w:r>
          <w:delText>A</w:delText>
        </w:r>
      </w:del>
      <w:ins w:id="310" w:author="Achen, Aaron - NRCS, Lincoln, NE" w:date="2019-07-23T14:16:00Z">
        <w:r>
          <w:t>(a</w:t>
        </w:r>
      </w:ins>
      <w:r>
        <w:t xml:space="preserve">ccessed </w:t>
      </w:r>
      <w:del w:id="311" w:author="Achen, Aaron - NRCS, Lincoln, NE" w:date="2019-07-23T14:16:00Z">
        <w:r>
          <w:delText>[</w:delText>
        </w:r>
      </w:del>
      <w:ins w:id="312" w:author="Achen, Aaron - NRCS, Lincoln, NE" w:date="2019-07-23T14:16:00Z">
        <w:r>
          <w:t xml:space="preserve">12 </w:t>
        </w:r>
      </w:ins>
      <w:r>
        <w:t>October</w:t>
      </w:r>
      <w:del w:id="313" w:author="Achen, Aaron - NRCS, Lincoln, NE" w:date="2019-07-23T14:16:00Z">
        <w:r>
          <w:delText>/12/</w:delText>
        </w:r>
      </w:del>
      <w:ins w:id="314" w:author="Achen, Aaron - NRCS, Lincoln, NE" w:date="2019-07-23T14:16:00Z">
        <w:r>
          <w:t xml:space="preserve"> </w:t>
        </w:r>
      </w:ins>
      <w:r>
        <w:t>2017</w:t>
      </w:r>
      <w:ins w:id="315" w:author="Achen, Aaron - NRCS, Lincoln, NE" w:date="2019-07-23T14:16:00Z">
        <w:r>
          <w:t>)</w:t>
        </w:r>
      </w:ins>
      <w:del w:id="316" w:author="Achen, Aaron - NRCS, Lincoln, NE" w:date="2019-07-23T14:16:00Z">
        <w:r>
          <w:delText>]</w:delText>
        </w:r>
      </w:del>
      <w:r>
        <w:t xml:space="preserve">. </w:t>
      </w:r>
    </w:p>
    <w:p w:rsidR="00000000" w:rsidRDefault="008600E2">
      <w:pPr>
        <w:numPr>
          <w:ilvl w:val="0"/>
          <w:numId w:val="9"/>
        </w:numPr>
        <w:spacing w:before="100" w:beforeAutospacing="1" w:after="100" w:afterAutospacing="1"/>
        <w:divId w:val="1058548944"/>
        <w:pPrChange w:id="317" w:author="Achen, Aaron - NRCS, Lincoln, NE" w:date="2019-07-23T14:21:00Z">
          <w:pPr>
            <w:pStyle w:val="NormalWeb"/>
            <w:tabs>
              <w:tab w:val="left" w:pos="720"/>
            </w:tabs>
            <w:ind w:left="720" w:hanging="360"/>
            <w:divId w:val="1058548944"/>
          </w:pPr>
        </w:pPrChange>
      </w:pPr>
      <w:ins w:id="318" w:author="Achen, Aaron - NRCS, Lincoln, NE" w:date="2019-07-23T14:22:00Z">
        <w:r>
          <w:t xml:space="preserve">U.S. Department of Agriculture, Natural Resources </w:t>
        </w:r>
        <w:r>
          <w:t xml:space="preserve">Conservation Service. 2017b. </w:t>
        </w:r>
        <w:r>
          <w:rPr>
            <w:rFonts w:eastAsia="Times New Roman"/>
          </w:rPr>
          <w:t xml:space="preserve">Soil Data Access; </w:t>
        </w:r>
      </w:ins>
      <w:del w:id="319" w:author="Achen, Aaron - NRCS, Lincoln, NE" w:date="2019-07-23T14:22:00Z">
        <w:r>
          <w:rPr>
            <w:rStyle w:val="Strong"/>
          </w:rPr>
          <w:delText>STATSGO</w:delText>
        </w:r>
        <w:r>
          <w:delText xml:space="preserve"> data: Soil Survey Staff, Natural Resources Conservation Service, United States Department of Agriculture. </w:delText>
        </w:r>
      </w:del>
      <w:r>
        <w:t xml:space="preserve">U.S. General Soil Map (STATSGO2). </w:t>
      </w:r>
      <w:del w:id="320" w:author="Achen, Aaron - NRCS, Lincoln, NE" w:date="2019-07-23T14:22:00Z">
        <w:r>
          <w:delText xml:space="preserve">Available online at </w:delText>
        </w:r>
      </w:del>
      <w:r>
        <w:fldChar w:fldCharType="begin"/>
      </w:r>
      <w:r>
        <w:instrText xml:space="preserve"> </w:instrText>
      </w:r>
      <w:r>
        <w:instrText>HYPERLINK "https://sdmdataaccess.sc.egov.</w:instrText>
      </w:r>
      <w:r>
        <w:instrText>usda.gov"</w:instrText>
      </w:r>
      <w:r>
        <w:instrText xml:space="preserve"> </w:instrText>
      </w:r>
      <w:r>
        <w:fldChar w:fldCharType="separate"/>
      </w:r>
      <w:r>
        <w:rPr>
          <w:rStyle w:val="Hyperlink"/>
        </w:rPr>
        <w:t>https://sdmdataaccess.sc.egov.usda.gov</w:t>
      </w:r>
      <w:r>
        <w:fldChar w:fldCharType="end"/>
      </w:r>
      <w:del w:id="321" w:author="Achen, Aaron - NRCS, Lincoln, NE" w:date="2019-07-23T14:14:00Z">
        <w:r>
          <w:delText>.</w:delText>
        </w:r>
      </w:del>
      <w:r>
        <w:t xml:space="preserve"> </w:t>
      </w:r>
      <w:del w:id="322" w:author="Achen, Aaron - NRCS, Lincoln, NE" w:date="2019-07-23T14:14:00Z">
        <w:r>
          <w:delText>A</w:delText>
        </w:r>
      </w:del>
      <w:ins w:id="323" w:author="Achen, Aaron - NRCS, Lincoln, NE" w:date="2019-07-23T14:14:00Z">
        <w:r>
          <w:t>(a</w:t>
        </w:r>
      </w:ins>
      <w:r>
        <w:t xml:space="preserve">ccessed </w:t>
      </w:r>
      <w:del w:id="324" w:author="Achen, Aaron - NRCS, Lincoln, NE" w:date="2019-07-23T14:15:00Z">
        <w:r>
          <w:delText>[</w:delText>
        </w:r>
      </w:del>
      <w:ins w:id="325" w:author="Achen, Aaron - NRCS, Lincoln, NE" w:date="2019-07-23T14:15:00Z">
        <w:r>
          <w:t xml:space="preserve">12 </w:t>
        </w:r>
      </w:ins>
      <w:r>
        <w:t>October</w:t>
      </w:r>
      <w:del w:id="326" w:author="Achen, Aaron - NRCS, Lincoln, NE" w:date="2019-07-23T14:15:00Z">
        <w:r>
          <w:delText>/12/</w:delText>
        </w:r>
      </w:del>
      <w:ins w:id="327" w:author="Achen, Aaron - NRCS, Lincoln, NE" w:date="2019-07-23T14:15:00Z">
        <w:r>
          <w:t xml:space="preserve"> </w:t>
        </w:r>
      </w:ins>
      <w:r>
        <w:t>2017</w:t>
      </w:r>
      <w:del w:id="328" w:author="Achen, Aaron - NRCS, Lincoln, NE" w:date="2019-07-23T14:15:00Z">
        <w:r>
          <w:delText>]</w:delText>
        </w:r>
      </w:del>
      <w:ins w:id="329" w:author="Achen, Aaron - NRCS, Lincoln, NE" w:date="2019-07-23T14:15:00Z">
        <w:r>
          <w:t>)</w:t>
        </w:r>
      </w:ins>
      <w:r>
        <w:t>.</w:t>
      </w:r>
    </w:p>
    <w:p w:rsidR="00000000" w:rsidRDefault="008600E2">
      <w:pPr>
        <w:pStyle w:val="NormalWeb"/>
        <w:numPr>
          <w:ilvl w:val="0"/>
          <w:numId w:val="9"/>
        </w:numPr>
        <w:divId w:val="1058548944"/>
      </w:pPr>
      <w:proofErr w:type="spellStart"/>
      <w:r>
        <w:t>Ellert</w:t>
      </w:r>
      <w:proofErr w:type="spellEnd"/>
      <w:r>
        <w:t>, B.</w:t>
      </w:r>
      <w:del w:id="330" w:author="Achen, Aaron - NRCS, Lincoln, NE" w:date="2019-07-23T12:48:00Z">
        <w:r>
          <w:delText xml:space="preserve"> </w:delText>
        </w:r>
      </w:del>
      <w:r>
        <w:t xml:space="preserve">H., </w:t>
      </w:r>
      <w:ins w:id="331" w:author="Achen, Aaron - NRCS, Lincoln, NE" w:date="2019-07-23T12:33:00Z">
        <w:r>
          <w:t xml:space="preserve">H.H. </w:t>
        </w:r>
      </w:ins>
      <w:r>
        <w:t xml:space="preserve">Janzen, </w:t>
      </w:r>
      <w:ins w:id="332" w:author="Achen, Aaron - NRCS, Lincoln, NE" w:date="2019-07-23T12:33:00Z">
        <w:r>
          <w:t xml:space="preserve">A.J. </w:t>
        </w:r>
      </w:ins>
      <w:del w:id="333" w:author="Achen, Aaron - NRCS, Lincoln, NE" w:date="2019-07-23T12:33:00Z">
        <w:r>
          <w:delText xml:space="preserve">H. H., </w:delText>
        </w:r>
      </w:del>
      <w:proofErr w:type="spellStart"/>
      <w:r>
        <w:t>VandenBygaart</w:t>
      </w:r>
      <w:proofErr w:type="spellEnd"/>
      <w:r>
        <w:t xml:space="preserve">, </w:t>
      </w:r>
      <w:del w:id="334" w:author="Achen, Aaron - NRCS, Lincoln, NE" w:date="2019-07-23T12:33:00Z">
        <w:r>
          <w:delText xml:space="preserve">A. J. </w:delText>
        </w:r>
      </w:del>
      <w:r>
        <w:t xml:space="preserve">and </w:t>
      </w:r>
      <w:ins w:id="335" w:author="Achen, Aaron - NRCS, Lincoln, NE" w:date="2019-07-23T12:33:00Z">
        <w:r>
          <w:t>E</w:t>
        </w:r>
      </w:ins>
      <w:ins w:id="336" w:author="Achen, Aaron - NRCS, Lincoln, NE" w:date="2019-07-23T12:34:00Z">
        <w:r>
          <w:t xml:space="preserve">. </w:t>
        </w:r>
      </w:ins>
      <w:r>
        <w:t>Bremer</w:t>
      </w:r>
      <w:del w:id="337" w:author="Achen, Aaron - NRCS, Lincoln, NE" w:date="2019-07-23T12:34:00Z">
        <w:r>
          <w:delText>, E</w:delText>
        </w:r>
      </w:del>
      <w:r>
        <w:t xml:space="preserve">. </w:t>
      </w:r>
      <w:del w:id="338" w:author="Achen, Aaron - NRCS, Lincoln, NE" w:date="2019-07-23T12:34:00Z">
        <w:r>
          <w:delText>(</w:delText>
        </w:r>
      </w:del>
      <w:r>
        <w:t>2008</w:t>
      </w:r>
      <w:del w:id="339" w:author="Achen, Aaron - NRCS, Lincoln, NE" w:date="2019-07-23T12:34:00Z">
        <w:r>
          <w:delText>)</w:delText>
        </w:r>
      </w:del>
      <w:r>
        <w:t xml:space="preserve">. Measuring change in soil organic carbon storage. </w:t>
      </w:r>
      <w:ins w:id="340" w:author="Achen, Aaron - NRCS, Lincoln, NE" w:date="2019-08-08T10:22:00Z">
        <w:r w:rsidR="00B93212">
          <w:t>_</w:t>
        </w:r>
      </w:ins>
      <w:r>
        <w:rPr>
          <w:i/>
          <w:rPrChange w:id="341" w:author="Achen, Aaron - NRCS, Lincoln, NE" w:date="2019-07-23T12:34:00Z">
            <w:rPr/>
          </w:rPrChange>
        </w:rPr>
        <w:t>In</w:t>
      </w:r>
      <w:ins w:id="342" w:author="Achen, Aaron - NRCS, Lincoln, NE" w:date="2019-07-23T12:34:00Z">
        <w:r>
          <w:rPr>
            <w:i/>
            <w:rPrChange w:id="343" w:author="Achen, Aaron - NRCS, Lincoln, NE" w:date="2019-07-23T12:34:00Z">
              <w:rPr/>
            </w:rPrChange>
          </w:rPr>
          <w:t>:</w:t>
        </w:r>
      </w:ins>
      <w:ins w:id="344" w:author="Achen, Aaron - NRCS, Lincoln, NE" w:date="2019-08-08T10:22:00Z">
        <w:r w:rsidR="00B93212">
          <w:rPr>
            <w:i/>
          </w:rPr>
          <w:t>_</w:t>
        </w:r>
      </w:ins>
      <w:r>
        <w:t xml:space="preserve"> Carter, M.</w:t>
      </w:r>
      <w:del w:id="345" w:author="Achen, Aaron - NRCS, Lincoln, NE" w:date="2019-07-23T12:34:00Z">
        <w:r>
          <w:delText xml:space="preserve"> </w:delText>
        </w:r>
      </w:del>
      <w:r>
        <w:t>R.</w:t>
      </w:r>
      <w:ins w:id="346" w:author="Achen, Aaron - NRCS, Lincoln, NE" w:date="2019-07-23T12:34:00Z">
        <w:r>
          <w:t>,</w:t>
        </w:r>
      </w:ins>
      <w:r>
        <w:t xml:space="preserve"> and E.</w:t>
      </w:r>
      <w:del w:id="347" w:author="Achen, Aaron - NRCS, Lincoln, NE" w:date="2019-07-23T12:34:00Z">
        <w:r>
          <w:delText xml:space="preserve"> </w:delText>
        </w:r>
      </w:del>
      <w:r>
        <w:t xml:space="preserve">G. </w:t>
      </w:r>
      <w:proofErr w:type="spellStart"/>
      <w:r>
        <w:t>Gregorich</w:t>
      </w:r>
      <w:proofErr w:type="spellEnd"/>
      <w:ins w:id="348" w:author="Achen, Aaron - NRCS, Lincoln, NE" w:date="2019-07-23T14:15:00Z">
        <w:r>
          <w:t>,</w:t>
        </w:r>
      </w:ins>
      <w:r>
        <w:t xml:space="preserve"> </w:t>
      </w:r>
      <w:del w:id="349" w:author="Achen, Aaron - NRCS, Lincoln, NE" w:date="2019-07-23T14:15:00Z">
        <w:r>
          <w:delText>(</w:delText>
        </w:r>
      </w:del>
      <w:ins w:id="350" w:author="Achen, Aaron - NRCS, Lincoln, NE" w:date="2019-07-23T12:34:00Z">
        <w:r>
          <w:t>e</w:t>
        </w:r>
      </w:ins>
      <w:del w:id="351" w:author="Achen, Aaron - NRCS, Lincoln, NE" w:date="2019-07-23T12:34:00Z">
        <w:r>
          <w:delText>E</w:delText>
        </w:r>
      </w:del>
      <w:r>
        <w:t>d</w:t>
      </w:r>
      <w:ins w:id="352" w:author="Achen, Aaron - NRCS, Lincoln, NE" w:date="2019-07-23T14:15:00Z">
        <w:r>
          <w:t>itor</w:t>
        </w:r>
      </w:ins>
      <w:r>
        <w:t>s</w:t>
      </w:r>
      <w:del w:id="353" w:author="Achen, Aaron - NRCS, Lincoln, NE" w:date="2019-07-23T14:15:00Z">
        <w:r>
          <w:delText>)</w:delText>
        </w:r>
      </w:del>
      <w:ins w:id="354" w:author="Achen, Aaron - NRCS, Lincoln, NE" w:date="2019-07-23T14:15:00Z">
        <w:r>
          <w:t>,</w:t>
        </w:r>
      </w:ins>
      <w:r>
        <w:t xml:space="preserve"> Soil </w:t>
      </w:r>
      <w:del w:id="355" w:author="Achen, Aaron - NRCS, Lincoln, NE" w:date="2019-07-23T12:34:00Z">
        <w:r>
          <w:delText>S</w:delText>
        </w:r>
      </w:del>
      <w:ins w:id="356" w:author="Achen, Aaron - NRCS, Lincoln, NE" w:date="2019-07-23T12:34:00Z">
        <w:r>
          <w:t>s</w:t>
        </w:r>
      </w:ins>
      <w:r>
        <w:t xml:space="preserve">ampling and </w:t>
      </w:r>
      <w:del w:id="357" w:author="Achen, Aaron - NRCS, Lincoln, NE" w:date="2019-07-23T12:34:00Z">
        <w:r>
          <w:delText>M</w:delText>
        </w:r>
      </w:del>
      <w:ins w:id="358" w:author="Achen, Aaron - NRCS, Lincoln, NE" w:date="2019-07-23T12:34:00Z">
        <w:r>
          <w:t>m</w:t>
        </w:r>
      </w:ins>
      <w:r>
        <w:t xml:space="preserve">ethods of </w:t>
      </w:r>
      <w:del w:id="359" w:author="Achen, Aaron - NRCS, Lincoln, NE" w:date="2019-07-23T12:34:00Z">
        <w:r>
          <w:delText>A</w:delText>
        </w:r>
      </w:del>
      <w:ins w:id="360" w:author="Achen, Aaron - NRCS, Lincoln, NE" w:date="2019-07-23T12:34:00Z">
        <w:r>
          <w:t>a</w:t>
        </w:r>
      </w:ins>
      <w:r>
        <w:t xml:space="preserve">nalysis, 2nd </w:t>
      </w:r>
      <w:del w:id="361" w:author="Achen, Aaron - NRCS, Lincoln, NE" w:date="2019-07-23T12:34:00Z">
        <w:r>
          <w:delText>E</w:delText>
        </w:r>
      </w:del>
      <w:ins w:id="362" w:author="Achen, Aaron - NRCS, Lincoln, NE" w:date="2019-07-23T12:34:00Z">
        <w:r>
          <w:t>e</w:t>
        </w:r>
      </w:ins>
      <w:r>
        <w:t>dition. CRC Press, Boca Raton, FL, pp. 25</w:t>
      </w:r>
      <w:ins w:id="363" w:author="Achen, Aaron - NRCS, Lincoln, NE" w:date="2019-08-08T10:22:00Z">
        <w:r w:rsidR="00B93212">
          <w:t>--</w:t>
        </w:r>
      </w:ins>
      <w:del w:id="364" w:author="Achen, Aaron - NRCS, Lincoln, NE" w:date="2019-07-23T12:34:00Z">
        <w:r>
          <w:delText>-</w:delText>
        </w:r>
      </w:del>
      <w:r>
        <w:t>38</w:t>
      </w:r>
      <w:ins w:id="365" w:author="Achen, Aaron - NRCS, Lincoln, NE" w:date="2019-07-23T12:34:00Z">
        <w:r>
          <w:t>.</w:t>
        </w:r>
      </w:ins>
    </w:p>
    <w:p w:rsidR="008600E2" w:rsidRDefault="00860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</w:rPr>
      </w:pPr>
      <w:r>
        <w:pict/>
      </w:r>
      <w:r>
        <w:pict/>
      </w:r>
    </w:p>
    <w:sectPr w:rsidR="00860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A2BB8"/>
    <w:multiLevelType w:val="multilevel"/>
    <w:tmpl w:val="FC0E6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1A04C7"/>
    <w:multiLevelType w:val="multilevel"/>
    <w:tmpl w:val="FC0C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625A79"/>
    <w:multiLevelType w:val="multilevel"/>
    <w:tmpl w:val="5060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205EFE"/>
    <w:multiLevelType w:val="multilevel"/>
    <w:tmpl w:val="0916F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8E198E"/>
    <w:multiLevelType w:val="multilevel"/>
    <w:tmpl w:val="079AF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5F6146"/>
    <w:multiLevelType w:val="multilevel"/>
    <w:tmpl w:val="D78EE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205C48"/>
    <w:multiLevelType w:val="multilevel"/>
    <w:tmpl w:val="2662E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</w:num>
  <w:num w:numId="5">
    <w:abstractNumId w:val="0"/>
  </w:num>
  <w:num w:numId="6">
    <w:abstractNumId w:val="5"/>
  </w:num>
  <w:num w:numId="7">
    <w:abstractNumId w:val="5"/>
  </w:num>
  <w:num w:numId="8">
    <w:abstractNumId w:val="4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chen, Aaron - NRCS, Lincoln, NE">
    <w15:presenceInfo w15:providerId="None" w15:userId="Achen, Aaron - NRCS, Lincoln, 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801"/>
    <w:rsid w:val="00081329"/>
    <w:rsid w:val="00490801"/>
    <w:rsid w:val="00524646"/>
    <w:rsid w:val="008600E2"/>
    <w:rsid w:val="00A97B56"/>
    <w:rsid w:val="00B9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69873D"/>
  <w15:chartTrackingRefBased/>
  <w15:docId w15:val="{BF8B2C0F-8DF6-496D-BD5B-6A1513D8D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51"/>
      <w:szCs w:val="51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45"/>
      <w:szCs w:val="45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</w:rPr>
  </w:style>
  <w:style w:type="paragraph" w:styleId="Heading6">
    <w:name w:val="heading 6"/>
    <w:basedOn w:val="Normal"/>
    <w:link w:val="Heading6Char"/>
    <w:uiPriority w:val="9"/>
    <w:qFormat/>
    <w:pPr>
      <w:spacing w:before="100" w:beforeAutospacing="1" w:after="100" w:afterAutospacing="1"/>
      <w:outlineLvl w:val="5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 w:hint="default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theme="majorBidi" w:hint="default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Theme="majorHAnsi" w:eastAsiaTheme="majorEastAsia" w:hAnsiTheme="majorHAnsi" w:cstheme="majorBidi" w:hint="default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Pr>
      <w:rFonts w:asciiTheme="majorHAnsi" w:eastAsiaTheme="majorEastAsia" w:hAnsiTheme="majorHAnsi" w:cstheme="majorBidi" w:hint="default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nsolas" w:eastAsiaTheme="minorEastAsia" w:hAnsi="Consolas" w:hint="default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Segoe UI" w:eastAsiaTheme="minorEastAsia" w:hAnsi="Segoe UI" w:cs="Segoe UI" w:hint="default"/>
      <w:sz w:val="18"/>
      <w:szCs w:val="18"/>
    </w:rPr>
  </w:style>
  <w:style w:type="paragraph" w:customStyle="1" w:styleId="main-container">
    <w:name w:val="main-container"/>
    <w:basedOn w:val="Normal"/>
    <w:uiPriority w:val="99"/>
    <w:semiHidden/>
    <w:pPr>
      <w:spacing w:before="100" w:beforeAutospacing="1" w:after="100" w:afterAutospacing="1"/>
    </w:pPr>
  </w:style>
  <w:style w:type="paragraph" w:customStyle="1" w:styleId="tabbed-pane">
    <w:name w:val="tabbed-pane"/>
    <w:basedOn w:val="Normal"/>
    <w:uiPriority w:val="99"/>
    <w:semiHidden/>
    <w:pPr>
      <w:spacing w:before="100" w:beforeAutospacing="1" w:after="100" w:afterAutospacing="1"/>
    </w:pPr>
  </w:style>
  <w:style w:type="paragraph" w:customStyle="1" w:styleId="html-widget">
    <w:name w:val="html-widget"/>
    <w:basedOn w:val="Normal"/>
    <w:uiPriority w:val="99"/>
    <w:semiHidden/>
    <w:pPr>
      <w:spacing w:before="100" w:beforeAutospacing="1" w:after="300"/>
    </w:pPr>
  </w:style>
  <w:style w:type="paragraph" w:customStyle="1" w:styleId="toc-content">
    <w:name w:val="toc-content"/>
    <w:basedOn w:val="Normal"/>
    <w:uiPriority w:val="99"/>
    <w:semiHidden/>
    <w:pPr>
      <w:spacing w:before="100" w:beforeAutospacing="1" w:after="100" w:afterAutospacing="1"/>
    </w:pPr>
  </w:style>
  <w:style w:type="paragraph" w:customStyle="1" w:styleId="tocify-item">
    <w:name w:val="tocify-item"/>
    <w:basedOn w:val="Normal"/>
    <w:uiPriority w:val="99"/>
    <w:semiHidden/>
    <w:pPr>
      <w:spacing w:before="100" w:beforeAutospacing="1" w:after="100" w:afterAutospacing="1"/>
    </w:pPr>
  </w:style>
  <w:style w:type="paragraph" w:customStyle="1" w:styleId="tocify-item1">
    <w:name w:val="tocify-item1"/>
    <w:basedOn w:val="Normal"/>
    <w:uiPriority w:val="99"/>
    <w:semiHidden/>
    <w:pPr>
      <w:spacing w:before="100" w:beforeAutospacing="1" w:after="100" w:afterAutospacing="1"/>
    </w:pPr>
    <w:rPr>
      <w:sz w:val="22"/>
      <w:szCs w:val="22"/>
    </w:rPr>
  </w:style>
  <w:style w:type="paragraph" w:customStyle="1" w:styleId="tocify-item2">
    <w:name w:val="tocify-item2"/>
    <w:basedOn w:val="Normal"/>
    <w:uiPriority w:val="99"/>
    <w:semiHidden/>
    <w:pPr>
      <w:spacing w:before="100" w:beforeAutospacing="1" w:after="100" w:afterAutospacing="1"/>
    </w:pPr>
    <w:rPr>
      <w:sz w:val="22"/>
      <w:szCs w:val="22"/>
    </w:rPr>
  </w:style>
  <w:style w:type="paragraph" w:customStyle="1" w:styleId="caption">
    <w:name w:val="caption"/>
    <w:basedOn w:val="Normal"/>
    <w:uiPriority w:val="99"/>
    <w:semiHidden/>
    <w:pPr>
      <w:spacing w:before="100" w:beforeAutospacing="1" w:after="100" w:afterAutospacing="1"/>
    </w:pPr>
  </w:style>
  <w:style w:type="character" w:customStyle="1" w:styleId="math">
    <w:name w:val="math"/>
    <w:basedOn w:val="DefaultParagraphFont"/>
  </w:style>
  <w:style w:type="character" w:customStyle="1" w:styleId="kw">
    <w:name w:val="kw"/>
    <w:basedOn w:val="DefaultParagraphFont"/>
  </w:style>
  <w:style w:type="character" w:customStyle="1" w:styleId="ch">
    <w:name w:val="ch"/>
    <w:basedOn w:val="DefaultParagraphFont"/>
  </w:style>
  <w:style w:type="character" w:customStyle="1" w:styleId="st">
    <w:name w:val="st"/>
    <w:basedOn w:val="DefaultParagraphFont"/>
  </w:style>
  <w:style w:type="character" w:customStyle="1" w:styleId="dv">
    <w:name w:val="dv"/>
    <w:basedOn w:val="DefaultParagraphFont"/>
  </w:style>
  <w:style w:type="character" w:customStyle="1" w:styleId="dt">
    <w:name w:val="dt"/>
    <w:basedOn w:val="DefaultParagraphFont"/>
  </w:style>
  <w:style w:type="character" w:customStyle="1" w:styleId="fu">
    <w:name w:val="fu"/>
    <w:basedOn w:val="DefaultParagraphFont"/>
  </w:style>
  <w:style w:type="character" w:customStyle="1" w:styleId="fl">
    <w:name w:val="fl"/>
    <w:basedOn w:val="DefaultParagraphFont"/>
  </w:style>
  <w:style w:type="character" w:customStyle="1" w:styleId="co">
    <w:name w:val="co"/>
    <w:basedOn w:val="DefaultParagraphFont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rsid w:val="00A97B56"/>
    <w:pPr>
      <w:ind w:left="720"/>
      <w:contextualSpacing/>
    </w:pPr>
  </w:style>
  <w:style w:type="paragraph" w:styleId="Revision">
    <w:name w:val="Revision"/>
    <w:hidden/>
    <w:uiPriority w:val="99"/>
    <w:semiHidden/>
    <w:rsid w:val="00A97B56"/>
    <w:rPr>
      <w:rFonts w:eastAsiaTheme="minorEastAsia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813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1329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081329"/>
    <w:pPr>
      <w:spacing w:after="100"/>
      <w:ind w:left="720"/>
    </w:pPr>
  </w:style>
  <w:style w:type="paragraph" w:styleId="TOC3">
    <w:name w:val="toc 3"/>
    <w:basedOn w:val="Normal"/>
    <w:next w:val="Normal"/>
    <w:autoRedefine/>
    <w:uiPriority w:val="39"/>
    <w:unhideWhenUsed/>
    <w:rsid w:val="0008132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95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1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0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9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9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1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92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0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9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7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2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77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24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6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07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4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0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4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06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58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14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303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4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06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09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0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06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9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8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866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0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11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4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dmdataaccess.sc.egov.usda.gov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dmdataaccess.nrcs.usda.gov/Query.aspx" TargetMode="External"/><Relationship Id="rId11" Type="http://schemas.openxmlformats.org/officeDocument/2006/relationships/hyperlink" Target="http://www.nrcs.usda.gov/wps/portal/nrcs/detail/soils/ref/?cid=nrcs142p2_054242" TargetMode="External"/><Relationship Id="rId5" Type="http://schemas.openxmlformats.org/officeDocument/2006/relationships/hyperlink" Target="https://github.com/jneme910/CART/blob/master/SQL-Library/SDA_CART_SoilsQuery_kitchensink_20190612.tx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74</Pages>
  <Words>22147</Words>
  <Characters>126243</Characters>
  <Application>Microsoft Office Word</Application>
  <DocSecurity>0</DocSecurity>
  <Lines>1052</Lines>
  <Paragraphs>296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Soil Organic Carbon Stocks</vt:lpstr>
    </vt:vector>
  </TitlesOfParts>
  <Company/>
  <LinksUpToDate>false</LinksUpToDate>
  <CharactersWithSpaces>148094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Soil Organic Carbon Stocks</dc:title>
  <dc:subject/>
  <dc:creator>Achen, Aaron - NRCS, Lincoln, NE</dc:creator>
  <cp:keywords/>
  <dc:description/>
  <cp:lastModifiedBy>Achen, Aaron - NRCS, Lincoln, NE</cp:lastModifiedBy>
  <cp:revision>2</cp:revision>
  <dcterms:created xsi:type="dcterms:W3CDTF">2019-08-08T15:45:00Z</dcterms:created>
  <dcterms:modified xsi:type="dcterms:W3CDTF">2019-08-08T15:45:00Z</dcterms:modified>
</cp:coreProperties>
</file>