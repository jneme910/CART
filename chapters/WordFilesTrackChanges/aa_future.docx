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8CC47D" w14:textId="77777777" w:rsidR="00230576" w:rsidRDefault="00230576" w:rsidP="00230576">
      <w:pPr>
        <w:pStyle w:val="TOC1"/>
        <w:tabs>
          <w:tab w:val="right" w:leader="dot" w:pos="9350"/>
        </w:tabs>
        <w:rPr>
          <w:ins w:id="0" w:author="Achen, Aaron - NRCS, Lincoln, NE" w:date="2019-08-07T15:31:00Z"/>
          <w:rFonts w:asciiTheme="minorHAnsi" w:hAnsiTheme="minorHAnsi" w:cstheme="minorBidi"/>
          <w:noProof/>
          <w:sz w:val="22"/>
          <w:szCs w:val="22"/>
        </w:rPr>
      </w:pPr>
      <w:ins w:id="1" w:author="Achen, Aaron - NRCS, Lincoln, NE" w:date="2019-08-07T15:31:00Z">
        <w:r>
          <w:rPr>
            <w:rFonts w:eastAsia="Times New Roman"/>
            <w:sz w:val="57"/>
            <w:szCs w:val="57"/>
          </w:rPr>
          <w:fldChar w:fldCharType="begin"/>
        </w:r>
        <w:r>
          <w:rPr>
            <w:rFonts w:eastAsia="Times New Roman"/>
            <w:sz w:val="57"/>
            <w:szCs w:val="57"/>
          </w:rPr>
          <w:instrText xml:space="preserve"> TOC \o "1-4" \h \z \u </w:instrText>
        </w:r>
      </w:ins>
      <w:r>
        <w:rPr>
          <w:rFonts w:eastAsia="Times New Roman"/>
          <w:sz w:val="57"/>
          <w:szCs w:val="57"/>
        </w:rPr>
        <w:fldChar w:fldCharType="separate"/>
      </w:r>
      <w:ins w:id="2" w:author="Achen, Aaron - NRCS, Lincoln, NE" w:date="2019-08-07T15:31:00Z">
        <w:r w:rsidRPr="008A5462">
          <w:rPr>
            <w:rStyle w:val="Hyperlink"/>
            <w:noProof/>
          </w:rPr>
          <w:fldChar w:fldCharType="begin"/>
        </w:r>
        <w:r w:rsidRPr="008A5462">
          <w:rPr>
            <w:rStyle w:val="Hyperlink"/>
            <w:noProof/>
          </w:rPr>
          <w:instrText xml:space="preserve"> </w:instrText>
        </w:r>
        <w:r>
          <w:rPr>
            <w:noProof/>
          </w:rPr>
          <w:instrText>HYPERLINK \l "_Toc16084291"</w:instrText>
        </w:r>
        <w:r w:rsidRPr="008A5462">
          <w:rPr>
            <w:rStyle w:val="Hyperlink"/>
            <w:noProof/>
          </w:rPr>
          <w:instrText xml:space="preserve"> </w:instrText>
        </w:r>
        <w:r w:rsidRPr="008A5462">
          <w:rPr>
            <w:rStyle w:val="Hyperlink"/>
            <w:noProof/>
          </w:rPr>
        </w:r>
        <w:r w:rsidRPr="008A5462">
          <w:rPr>
            <w:rStyle w:val="Hyperlink"/>
            <w:noProof/>
          </w:rPr>
          <w:fldChar w:fldCharType="separate"/>
        </w:r>
        <w:r w:rsidRPr="008A5462">
          <w:rPr>
            <w:rStyle w:val="Hyperlink"/>
            <w:rFonts w:eastAsia="Times New Roman"/>
            <w:noProof/>
          </w:rPr>
          <w:t>Future CART Enhancements</w:t>
        </w:r>
        <w:r>
          <w:rPr>
            <w:noProof/>
            <w:webHidden/>
          </w:rPr>
          <w:tab/>
        </w:r>
        <w:r>
          <w:rPr>
            <w:noProof/>
            <w:webHidden/>
          </w:rPr>
          <w:fldChar w:fldCharType="begin"/>
        </w:r>
        <w:r>
          <w:rPr>
            <w:noProof/>
            <w:webHidden/>
          </w:rPr>
          <w:instrText xml:space="preserve"> PAGEREF _Toc16084291 \h </w:instrText>
        </w:r>
        <w:r>
          <w:rPr>
            <w:noProof/>
            <w:webHidden/>
          </w:rPr>
        </w:r>
      </w:ins>
      <w:r>
        <w:rPr>
          <w:noProof/>
          <w:webHidden/>
        </w:rPr>
        <w:fldChar w:fldCharType="separate"/>
      </w:r>
      <w:ins w:id="3" w:author="Achen, Aaron - NRCS, Lincoln, NE" w:date="2019-08-07T15:31:00Z">
        <w:r>
          <w:rPr>
            <w:noProof/>
            <w:webHidden/>
          </w:rPr>
          <w:t>1</w:t>
        </w:r>
        <w:r>
          <w:rPr>
            <w:noProof/>
            <w:webHidden/>
          </w:rPr>
          <w:fldChar w:fldCharType="end"/>
        </w:r>
        <w:r w:rsidRPr="008A5462">
          <w:rPr>
            <w:rStyle w:val="Hyperlink"/>
            <w:noProof/>
          </w:rPr>
          <w:fldChar w:fldCharType="end"/>
        </w:r>
      </w:ins>
    </w:p>
    <w:p w14:paraId="295AEC8B" w14:textId="77777777" w:rsidR="00230576" w:rsidRDefault="00230576" w:rsidP="00230576">
      <w:pPr>
        <w:pStyle w:val="TOC2"/>
        <w:tabs>
          <w:tab w:val="right" w:leader="dot" w:pos="9350"/>
        </w:tabs>
        <w:rPr>
          <w:ins w:id="4" w:author="Achen, Aaron - NRCS, Lincoln, NE" w:date="2019-08-07T15:31:00Z"/>
          <w:rFonts w:asciiTheme="minorHAnsi" w:hAnsiTheme="minorHAnsi" w:cstheme="minorBidi"/>
          <w:noProof/>
          <w:sz w:val="22"/>
          <w:szCs w:val="22"/>
        </w:rPr>
        <w:pPrChange w:id="5" w:author="Achen, Aaron - NRCS, Lincoln, NE" w:date="2019-08-07T15:31:00Z">
          <w:pPr>
            <w:pStyle w:val="TOC2"/>
            <w:tabs>
              <w:tab w:val="right" w:leader="dot" w:pos="9350"/>
            </w:tabs>
          </w:pPr>
        </w:pPrChange>
      </w:pPr>
      <w:ins w:id="6" w:author="Achen, Aaron - NRCS, Lincoln, NE" w:date="2019-08-07T15:31:00Z">
        <w:r w:rsidRPr="008A5462">
          <w:rPr>
            <w:rStyle w:val="Hyperlink"/>
            <w:noProof/>
          </w:rPr>
          <w:fldChar w:fldCharType="begin"/>
        </w:r>
        <w:r w:rsidRPr="008A5462">
          <w:rPr>
            <w:rStyle w:val="Hyperlink"/>
            <w:noProof/>
          </w:rPr>
          <w:instrText xml:space="preserve"> </w:instrText>
        </w:r>
        <w:r>
          <w:rPr>
            <w:noProof/>
          </w:rPr>
          <w:instrText>HYPERLINK \l "_Toc16084292"</w:instrText>
        </w:r>
        <w:r w:rsidRPr="008A5462">
          <w:rPr>
            <w:rStyle w:val="Hyperlink"/>
            <w:noProof/>
          </w:rPr>
          <w:instrText xml:space="preserve"> </w:instrText>
        </w:r>
        <w:r w:rsidRPr="008A5462">
          <w:rPr>
            <w:rStyle w:val="Hyperlink"/>
            <w:noProof/>
          </w:rPr>
        </w:r>
        <w:r w:rsidRPr="008A5462">
          <w:rPr>
            <w:rStyle w:val="Hyperlink"/>
            <w:noProof/>
          </w:rPr>
          <w:fldChar w:fldCharType="separate"/>
        </w:r>
        <w:r w:rsidRPr="008A5462">
          <w:rPr>
            <w:rStyle w:val="Hyperlink"/>
            <w:rFonts w:eastAsia="Times New Roman"/>
            <w:noProof/>
          </w:rPr>
          <w:t>Proposed Future Enhancements</w:t>
        </w:r>
        <w:r>
          <w:rPr>
            <w:noProof/>
            <w:webHidden/>
          </w:rPr>
          <w:tab/>
        </w:r>
        <w:r>
          <w:rPr>
            <w:noProof/>
            <w:webHidden/>
          </w:rPr>
          <w:fldChar w:fldCharType="begin"/>
        </w:r>
        <w:r>
          <w:rPr>
            <w:noProof/>
            <w:webHidden/>
          </w:rPr>
          <w:instrText xml:space="preserve"> PAGEREF _Toc16084292 \h </w:instrText>
        </w:r>
        <w:r>
          <w:rPr>
            <w:noProof/>
            <w:webHidden/>
          </w:rPr>
        </w:r>
      </w:ins>
      <w:r>
        <w:rPr>
          <w:noProof/>
          <w:webHidden/>
        </w:rPr>
        <w:fldChar w:fldCharType="separate"/>
      </w:r>
      <w:ins w:id="7" w:author="Achen, Aaron - NRCS, Lincoln, NE" w:date="2019-08-07T15:31:00Z">
        <w:r>
          <w:rPr>
            <w:noProof/>
            <w:webHidden/>
          </w:rPr>
          <w:t>1</w:t>
        </w:r>
        <w:r>
          <w:rPr>
            <w:noProof/>
            <w:webHidden/>
          </w:rPr>
          <w:fldChar w:fldCharType="end"/>
        </w:r>
        <w:r w:rsidRPr="008A5462">
          <w:rPr>
            <w:rStyle w:val="Hyperlink"/>
            <w:noProof/>
          </w:rPr>
          <w:fldChar w:fldCharType="end"/>
        </w:r>
      </w:ins>
    </w:p>
    <w:p w14:paraId="20315129" w14:textId="77777777" w:rsidR="00230576" w:rsidRDefault="00230576" w:rsidP="00230576">
      <w:pPr>
        <w:pStyle w:val="TOC2"/>
        <w:tabs>
          <w:tab w:val="right" w:leader="dot" w:pos="9350"/>
        </w:tabs>
        <w:rPr>
          <w:ins w:id="8" w:author="Achen, Aaron - NRCS, Lincoln, NE" w:date="2019-08-07T15:31:00Z"/>
          <w:rFonts w:asciiTheme="minorHAnsi" w:hAnsiTheme="minorHAnsi" w:cstheme="minorBidi"/>
          <w:noProof/>
          <w:sz w:val="22"/>
          <w:szCs w:val="22"/>
        </w:rPr>
        <w:pPrChange w:id="9" w:author="Achen, Aaron - NRCS, Lincoln, NE" w:date="2019-08-07T15:31:00Z">
          <w:pPr>
            <w:pStyle w:val="TOC2"/>
            <w:tabs>
              <w:tab w:val="right" w:leader="dot" w:pos="9350"/>
            </w:tabs>
          </w:pPr>
        </w:pPrChange>
      </w:pPr>
      <w:ins w:id="10" w:author="Achen, Aaron - NRCS, Lincoln, NE" w:date="2019-08-07T15:31:00Z">
        <w:r w:rsidRPr="008A5462">
          <w:rPr>
            <w:rStyle w:val="Hyperlink"/>
            <w:noProof/>
          </w:rPr>
          <w:fldChar w:fldCharType="begin"/>
        </w:r>
        <w:r w:rsidRPr="008A5462">
          <w:rPr>
            <w:rStyle w:val="Hyperlink"/>
            <w:noProof/>
          </w:rPr>
          <w:instrText xml:space="preserve"> </w:instrText>
        </w:r>
        <w:r>
          <w:rPr>
            <w:noProof/>
          </w:rPr>
          <w:instrText>HYPERLINK \l "_Toc16084293"</w:instrText>
        </w:r>
        <w:r w:rsidRPr="008A5462">
          <w:rPr>
            <w:rStyle w:val="Hyperlink"/>
            <w:noProof/>
          </w:rPr>
          <w:instrText xml:space="preserve"> </w:instrText>
        </w:r>
        <w:r w:rsidRPr="008A5462">
          <w:rPr>
            <w:rStyle w:val="Hyperlink"/>
            <w:noProof/>
          </w:rPr>
        </w:r>
        <w:r w:rsidRPr="008A5462">
          <w:rPr>
            <w:rStyle w:val="Hyperlink"/>
            <w:noProof/>
          </w:rPr>
          <w:fldChar w:fldCharType="separate"/>
        </w:r>
        <w:r w:rsidRPr="008A5462">
          <w:rPr>
            <w:rStyle w:val="Hyperlink"/>
            <w:rFonts w:eastAsia="Times New Roman"/>
            <w:noProof/>
          </w:rPr>
          <w:t>Example for Proposal #4: Using Soils Data for a Specific Practice</w:t>
        </w:r>
        <w:r>
          <w:rPr>
            <w:noProof/>
            <w:webHidden/>
          </w:rPr>
          <w:tab/>
        </w:r>
        <w:r>
          <w:rPr>
            <w:noProof/>
            <w:webHidden/>
          </w:rPr>
          <w:fldChar w:fldCharType="begin"/>
        </w:r>
        <w:r>
          <w:rPr>
            <w:noProof/>
            <w:webHidden/>
          </w:rPr>
          <w:instrText xml:space="preserve"> PAGEREF _Toc16084293 \h </w:instrText>
        </w:r>
        <w:r>
          <w:rPr>
            <w:noProof/>
            <w:webHidden/>
          </w:rPr>
        </w:r>
      </w:ins>
      <w:r>
        <w:rPr>
          <w:noProof/>
          <w:webHidden/>
        </w:rPr>
        <w:fldChar w:fldCharType="separate"/>
      </w:r>
      <w:ins w:id="11" w:author="Achen, Aaron - NRCS, Lincoln, NE" w:date="2019-08-07T15:31:00Z">
        <w:r>
          <w:rPr>
            <w:noProof/>
            <w:webHidden/>
          </w:rPr>
          <w:t>1</w:t>
        </w:r>
        <w:r>
          <w:rPr>
            <w:noProof/>
            <w:webHidden/>
          </w:rPr>
          <w:fldChar w:fldCharType="end"/>
        </w:r>
        <w:r w:rsidRPr="008A5462">
          <w:rPr>
            <w:rStyle w:val="Hyperlink"/>
            <w:noProof/>
          </w:rPr>
          <w:fldChar w:fldCharType="end"/>
        </w:r>
      </w:ins>
    </w:p>
    <w:p w14:paraId="1F03625F" w14:textId="77777777" w:rsidR="00230576" w:rsidRDefault="00230576" w:rsidP="00230576">
      <w:pPr>
        <w:pStyle w:val="TOC2"/>
        <w:tabs>
          <w:tab w:val="right" w:leader="dot" w:pos="9350"/>
        </w:tabs>
        <w:rPr>
          <w:ins w:id="12" w:author="Achen, Aaron - NRCS, Lincoln, NE" w:date="2019-08-07T15:31:00Z"/>
          <w:rFonts w:asciiTheme="minorHAnsi" w:hAnsiTheme="minorHAnsi" w:cstheme="minorBidi"/>
          <w:noProof/>
          <w:sz w:val="22"/>
          <w:szCs w:val="22"/>
        </w:rPr>
        <w:pPrChange w:id="13" w:author="Achen, Aaron - NRCS, Lincoln, NE" w:date="2019-08-07T15:31:00Z">
          <w:pPr>
            <w:pStyle w:val="TOC2"/>
            <w:tabs>
              <w:tab w:val="right" w:leader="dot" w:pos="9350"/>
            </w:tabs>
          </w:pPr>
        </w:pPrChange>
      </w:pPr>
      <w:ins w:id="14" w:author="Achen, Aaron - NRCS, Lincoln, NE" w:date="2019-08-07T15:31:00Z">
        <w:r w:rsidRPr="008A5462">
          <w:rPr>
            <w:rStyle w:val="Hyperlink"/>
            <w:noProof/>
          </w:rPr>
          <w:fldChar w:fldCharType="begin"/>
        </w:r>
        <w:r w:rsidRPr="008A5462">
          <w:rPr>
            <w:rStyle w:val="Hyperlink"/>
            <w:noProof/>
          </w:rPr>
          <w:instrText xml:space="preserve"> </w:instrText>
        </w:r>
        <w:r>
          <w:rPr>
            <w:noProof/>
          </w:rPr>
          <w:instrText>HYPERLINK \l "_Toc16084294"</w:instrText>
        </w:r>
        <w:r w:rsidRPr="008A5462">
          <w:rPr>
            <w:rStyle w:val="Hyperlink"/>
            <w:noProof/>
          </w:rPr>
          <w:instrText xml:space="preserve"> </w:instrText>
        </w:r>
        <w:r w:rsidRPr="008A5462">
          <w:rPr>
            <w:rStyle w:val="Hyperlink"/>
            <w:noProof/>
          </w:rPr>
        </w:r>
        <w:r w:rsidRPr="008A5462">
          <w:rPr>
            <w:rStyle w:val="Hyperlink"/>
            <w:noProof/>
          </w:rPr>
          <w:fldChar w:fldCharType="separate"/>
        </w:r>
        <w:r w:rsidRPr="008A5462">
          <w:rPr>
            <w:rStyle w:val="Hyperlink"/>
            <w:rFonts w:eastAsia="Times New Roman"/>
            <w:noProof/>
          </w:rPr>
          <w:t>Example for Proposal #5: Thematic Soil Map</w:t>
        </w:r>
        <w:r>
          <w:rPr>
            <w:noProof/>
            <w:webHidden/>
          </w:rPr>
          <w:tab/>
        </w:r>
        <w:r>
          <w:rPr>
            <w:noProof/>
            <w:webHidden/>
          </w:rPr>
          <w:fldChar w:fldCharType="begin"/>
        </w:r>
        <w:r>
          <w:rPr>
            <w:noProof/>
            <w:webHidden/>
          </w:rPr>
          <w:instrText xml:space="preserve"> PAGEREF _Toc16084294 \h </w:instrText>
        </w:r>
        <w:r>
          <w:rPr>
            <w:noProof/>
            <w:webHidden/>
          </w:rPr>
        </w:r>
      </w:ins>
      <w:r>
        <w:rPr>
          <w:noProof/>
          <w:webHidden/>
        </w:rPr>
        <w:fldChar w:fldCharType="separate"/>
      </w:r>
      <w:ins w:id="15" w:author="Achen, Aaron - NRCS, Lincoln, NE" w:date="2019-08-07T15:31:00Z">
        <w:r>
          <w:rPr>
            <w:noProof/>
            <w:webHidden/>
          </w:rPr>
          <w:t>5</w:t>
        </w:r>
        <w:r>
          <w:rPr>
            <w:noProof/>
            <w:webHidden/>
          </w:rPr>
          <w:fldChar w:fldCharType="end"/>
        </w:r>
        <w:r w:rsidRPr="008A5462">
          <w:rPr>
            <w:rStyle w:val="Hyperlink"/>
            <w:noProof/>
          </w:rPr>
          <w:fldChar w:fldCharType="end"/>
        </w:r>
      </w:ins>
    </w:p>
    <w:p w14:paraId="5FE18D22" w14:textId="77777777" w:rsidR="00230576" w:rsidRDefault="00230576" w:rsidP="00230576">
      <w:pPr>
        <w:pStyle w:val="TOC2"/>
        <w:tabs>
          <w:tab w:val="right" w:leader="dot" w:pos="9350"/>
        </w:tabs>
        <w:rPr>
          <w:ins w:id="16" w:author="Achen, Aaron - NRCS, Lincoln, NE" w:date="2019-08-07T15:31:00Z"/>
          <w:rFonts w:asciiTheme="minorHAnsi" w:hAnsiTheme="minorHAnsi" w:cstheme="minorBidi"/>
          <w:noProof/>
          <w:sz w:val="22"/>
          <w:szCs w:val="22"/>
        </w:rPr>
        <w:pPrChange w:id="17" w:author="Achen, Aaron - NRCS, Lincoln, NE" w:date="2019-08-07T15:31:00Z">
          <w:pPr>
            <w:pStyle w:val="TOC2"/>
            <w:tabs>
              <w:tab w:val="right" w:leader="dot" w:pos="9350"/>
            </w:tabs>
          </w:pPr>
        </w:pPrChange>
      </w:pPr>
      <w:ins w:id="18" w:author="Achen, Aaron - NRCS, Lincoln, NE" w:date="2019-08-07T15:31:00Z">
        <w:r w:rsidRPr="008A5462">
          <w:rPr>
            <w:rStyle w:val="Hyperlink"/>
            <w:noProof/>
          </w:rPr>
          <w:fldChar w:fldCharType="begin"/>
        </w:r>
        <w:r w:rsidRPr="008A5462">
          <w:rPr>
            <w:rStyle w:val="Hyperlink"/>
            <w:noProof/>
          </w:rPr>
          <w:instrText xml:space="preserve"> </w:instrText>
        </w:r>
        <w:r>
          <w:rPr>
            <w:noProof/>
          </w:rPr>
          <w:instrText>HYPERLINK \l "_Toc16084295"</w:instrText>
        </w:r>
        <w:r w:rsidRPr="008A5462">
          <w:rPr>
            <w:rStyle w:val="Hyperlink"/>
            <w:noProof/>
          </w:rPr>
          <w:instrText xml:space="preserve"> </w:instrText>
        </w:r>
        <w:r w:rsidRPr="008A5462">
          <w:rPr>
            <w:rStyle w:val="Hyperlink"/>
            <w:noProof/>
          </w:rPr>
        </w:r>
        <w:r w:rsidRPr="008A5462">
          <w:rPr>
            <w:rStyle w:val="Hyperlink"/>
            <w:noProof/>
          </w:rPr>
          <w:fldChar w:fldCharType="separate"/>
        </w:r>
        <w:r w:rsidRPr="008A5462">
          <w:rPr>
            <w:rStyle w:val="Hyperlink"/>
            <w:rFonts w:eastAsia="Times New Roman"/>
            <w:noProof/>
          </w:rPr>
          <w:t>Example for Proposal #6: Thematic Soil Map</w:t>
        </w:r>
        <w:r>
          <w:rPr>
            <w:noProof/>
            <w:webHidden/>
          </w:rPr>
          <w:tab/>
        </w:r>
        <w:r>
          <w:rPr>
            <w:noProof/>
            <w:webHidden/>
          </w:rPr>
          <w:fldChar w:fldCharType="begin"/>
        </w:r>
        <w:r>
          <w:rPr>
            <w:noProof/>
            <w:webHidden/>
          </w:rPr>
          <w:instrText xml:space="preserve"> PAGEREF _Toc16084295 \h </w:instrText>
        </w:r>
        <w:r>
          <w:rPr>
            <w:noProof/>
            <w:webHidden/>
          </w:rPr>
        </w:r>
      </w:ins>
      <w:r>
        <w:rPr>
          <w:noProof/>
          <w:webHidden/>
        </w:rPr>
        <w:fldChar w:fldCharType="separate"/>
      </w:r>
      <w:ins w:id="19" w:author="Achen, Aaron - NRCS, Lincoln, NE" w:date="2019-08-07T15:31:00Z">
        <w:r>
          <w:rPr>
            <w:noProof/>
            <w:webHidden/>
          </w:rPr>
          <w:t>9</w:t>
        </w:r>
        <w:r>
          <w:rPr>
            <w:noProof/>
            <w:webHidden/>
          </w:rPr>
          <w:fldChar w:fldCharType="end"/>
        </w:r>
        <w:r w:rsidRPr="008A5462">
          <w:rPr>
            <w:rStyle w:val="Hyperlink"/>
            <w:noProof/>
          </w:rPr>
          <w:fldChar w:fldCharType="end"/>
        </w:r>
      </w:ins>
    </w:p>
    <w:p w14:paraId="6AF03B26" w14:textId="77777777" w:rsidR="00230576" w:rsidRDefault="00230576" w:rsidP="00230576">
      <w:pPr>
        <w:pStyle w:val="TOC4"/>
        <w:tabs>
          <w:tab w:val="right" w:leader="dot" w:pos="9350"/>
        </w:tabs>
        <w:rPr>
          <w:ins w:id="20" w:author="Achen, Aaron - NRCS, Lincoln, NE" w:date="2019-08-07T15:31:00Z"/>
          <w:rFonts w:asciiTheme="minorHAnsi" w:hAnsiTheme="minorHAnsi" w:cstheme="minorBidi"/>
          <w:noProof/>
          <w:sz w:val="22"/>
          <w:szCs w:val="22"/>
        </w:rPr>
        <w:pPrChange w:id="21" w:author="Achen, Aaron - NRCS, Lincoln, NE" w:date="2019-08-07T15:31:00Z">
          <w:pPr>
            <w:pStyle w:val="TOC4"/>
            <w:tabs>
              <w:tab w:val="right" w:leader="dot" w:pos="9350"/>
            </w:tabs>
          </w:pPr>
        </w:pPrChange>
      </w:pPr>
      <w:ins w:id="22" w:author="Achen, Aaron - NRCS, Lincoln, NE" w:date="2019-08-07T15:31:00Z">
        <w:r w:rsidRPr="008A5462">
          <w:rPr>
            <w:rStyle w:val="Hyperlink"/>
            <w:noProof/>
          </w:rPr>
          <w:fldChar w:fldCharType="begin"/>
        </w:r>
        <w:r w:rsidRPr="008A5462">
          <w:rPr>
            <w:rStyle w:val="Hyperlink"/>
            <w:noProof/>
          </w:rPr>
          <w:instrText xml:space="preserve"> </w:instrText>
        </w:r>
        <w:r>
          <w:rPr>
            <w:noProof/>
          </w:rPr>
          <w:instrText>HYPERLINK \l "_Toc16084296"</w:instrText>
        </w:r>
        <w:r w:rsidRPr="008A5462">
          <w:rPr>
            <w:rStyle w:val="Hyperlink"/>
            <w:noProof/>
          </w:rPr>
          <w:instrText xml:space="preserve"> </w:instrText>
        </w:r>
        <w:r w:rsidRPr="008A5462">
          <w:rPr>
            <w:rStyle w:val="Hyperlink"/>
            <w:noProof/>
          </w:rPr>
        </w:r>
        <w:r w:rsidRPr="008A5462">
          <w:rPr>
            <w:rStyle w:val="Hyperlink"/>
            <w:noProof/>
          </w:rPr>
          <w:fldChar w:fldCharType="separate"/>
        </w:r>
        <w:r w:rsidRPr="008A5462">
          <w:rPr>
            <w:rStyle w:val="Hyperlink"/>
            <w:rFonts w:eastAsia="Times New Roman"/>
            <w:noProof/>
          </w:rPr>
          <w:t>Organic Matter Depletion</w:t>
        </w:r>
        <w:r>
          <w:rPr>
            <w:noProof/>
            <w:webHidden/>
          </w:rPr>
          <w:tab/>
        </w:r>
        <w:r>
          <w:rPr>
            <w:noProof/>
            <w:webHidden/>
          </w:rPr>
          <w:fldChar w:fldCharType="begin"/>
        </w:r>
        <w:r>
          <w:rPr>
            <w:noProof/>
            <w:webHidden/>
          </w:rPr>
          <w:instrText xml:space="preserve"> PAGEREF _Toc16084296 \h </w:instrText>
        </w:r>
        <w:r>
          <w:rPr>
            <w:noProof/>
            <w:webHidden/>
          </w:rPr>
        </w:r>
      </w:ins>
      <w:r>
        <w:rPr>
          <w:noProof/>
          <w:webHidden/>
        </w:rPr>
        <w:fldChar w:fldCharType="separate"/>
      </w:r>
      <w:ins w:id="23" w:author="Achen, Aaron - NRCS, Lincoln, NE" w:date="2019-08-07T15:31:00Z">
        <w:r>
          <w:rPr>
            <w:noProof/>
            <w:webHidden/>
          </w:rPr>
          <w:t>9</w:t>
        </w:r>
        <w:r>
          <w:rPr>
            <w:noProof/>
            <w:webHidden/>
          </w:rPr>
          <w:fldChar w:fldCharType="end"/>
        </w:r>
        <w:r w:rsidRPr="008A5462">
          <w:rPr>
            <w:rStyle w:val="Hyperlink"/>
            <w:noProof/>
          </w:rPr>
          <w:fldChar w:fldCharType="end"/>
        </w:r>
      </w:ins>
    </w:p>
    <w:p w14:paraId="1D1A0CEE" w14:textId="77777777" w:rsidR="00230576" w:rsidRDefault="00230576" w:rsidP="00230576">
      <w:pPr>
        <w:pStyle w:val="TOC2"/>
        <w:tabs>
          <w:tab w:val="right" w:leader="dot" w:pos="9350"/>
        </w:tabs>
        <w:rPr>
          <w:ins w:id="24" w:author="Achen, Aaron - NRCS, Lincoln, NE" w:date="2019-08-07T15:31:00Z"/>
          <w:rFonts w:asciiTheme="minorHAnsi" w:hAnsiTheme="minorHAnsi" w:cstheme="minorBidi"/>
          <w:noProof/>
          <w:sz w:val="22"/>
          <w:szCs w:val="22"/>
        </w:rPr>
        <w:pPrChange w:id="25" w:author="Achen, Aaron - NRCS, Lincoln, NE" w:date="2019-08-07T15:31:00Z">
          <w:pPr>
            <w:pStyle w:val="TOC2"/>
            <w:tabs>
              <w:tab w:val="right" w:leader="dot" w:pos="9350"/>
            </w:tabs>
          </w:pPr>
        </w:pPrChange>
      </w:pPr>
      <w:ins w:id="26" w:author="Achen, Aaron - NRCS, Lincoln, NE" w:date="2019-08-07T15:31:00Z">
        <w:r w:rsidRPr="008A5462">
          <w:rPr>
            <w:rStyle w:val="Hyperlink"/>
            <w:noProof/>
          </w:rPr>
          <w:fldChar w:fldCharType="begin"/>
        </w:r>
        <w:r w:rsidRPr="008A5462">
          <w:rPr>
            <w:rStyle w:val="Hyperlink"/>
            <w:noProof/>
          </w:rPr>
          <w:instrText xml:space="preserve"> </w:instrText>
        </w:r>
        <w:r>
          <w:rPr>
            <w:noProof/>
          </w:rPr>
          <w:instrText>HYPERLINK \l "_Toc16084297"</w:instrText>
        </w:r>
        <w:r w:rsidRPr="008A5462">
          <w:rPr>
            <w:rStyle w:val="Hyperlink"/>
            <w:noProof/>
          </w:rPr>
          <w:instrText xml:space="preserve"> </w:instrText>
        </w:r>
        <w:r w:rsidRPr="008A5462">
          <w:rPr>
            <w:rStyle w:val="Hyperlink"/>
            <w:noProof/>
          </w:rPr>
        </w:r>
        <w:r w:rsidRPr="008A5462">
          <w:rPr>
            <w:rStyle w:val="Hyperlink"/>
            <w:noProof/>
          </w:rPr>
          <w:fldChar w:fldCharType="separate"/>
        </w:r>
        <w:r w:rsidRPr="008A5462">
          <w:rPr>
            <w:rStyle w:val="Hyperlink"/>
            <w:rFonts w:eastAsia="Times New Roman"/>
            <w:noProof/>
          </w:rPr>
          <w:t>AoiCoords---JavaScript Object Notation (json)</w:t>
        </w:r>
        <w:r>
          <w:rPr>
            <w:noProof/>
            <w:webHidden/>
          </w:rPr>
          <w:tab/>
        </w:r>
        <w:r>
          <w:rPr>
            <w:noProof/>
            <w:webHidden/>
          </w:rPr>
          <w:fldChar w:fldCharType="begin"/>
        </w:r>
        <w:r>
          <w:rPr>
            <w:noProof/>
            <w:webHidden/>
          </w:rPr>
          <w:instrText xml:space="preserve"> PAGEREF _Toc16084297 \h </w:instrText>
        </w:r>
        <w:r>
          <w:rPr>
            <w:noProof/>
            <w:webHidden/>
          </w:rPr>
        </w:r>
      </w:ins>
      <w:r>
        <w:rPr>
          <w:noProof/>
          <w:webHidden/>
        </w:rPr>
        <w:fldChar w:fldCharType="separate"/>
      </w:r>
      <w:ins w:id="27" w:author="Achen, Aaron - NRCS, Lincoln, NE" w:date="2019-08-07T15:31:00Z">
        <w:r>
          <w:rPr>
            <w:noProof/>
            <w:webHidden/>
          </w:rPr>
          <w:t>11</w:t>
        </w:r>
        <w:r>
          <w:rPr>
            <w:noProof/>
            <w:webHidden/>
          </w:rPr>
          <w:fldChar w:fldCharType="end"/>
        </w:r>
        <w:r w:rsidRPr="008A5462">
          <w:rPr>
            <w:rStyle w:val="Hyperlink"/>
            <w:noProof/>
          </w:rPr>
          <w:fldChar w:fldCharType="end"/>
        </w:r>
      </w:ins>
    </w:p>
    <w:p w14:paraId="0B6EBE23" w14:textId="77777777" w:rsidR="003130AE" w:rsidRDefault="00230576" w:rsidP="00230576">
      <w:pPr>
        <w:pStyle w:val="Heading1"/>
        <w:rPr>
          <w:ins w:id="28" w:author="Achen, Aaron - NRCS, Lincoln, NE" w:date="2019-08-07T15:29:00Z"/>
          <w:rFonts w:eastAsia="Times New Roman"/>
          <w:sz w:val="57"/>
          <w:szCs w:val="57"/>
        </w:rPr>
        <w:pPrChange w:id="29" w:author="Achen, Aaron - NRCS, Lincoln, NE" w:date="2019-08-07T15:31:00Z">
          <w:pPr>
            <w:pStyle w:val="Heading1"/>
          </w:pPr>
        </w:pPrChange>
      </w:pPr>
      <w:ins w:id="30" w:author="Achen, Aaron - NRCS, Lincoln, NE" w:date="2019-08-07T15:31:00Z">
        <w:r>
          <w:rPr>
            <w:rFonts w:eastAsia="Times New Roman"/>
            <w:sz w:val="57"/>
            <w:szCs w:val="57"/>
          </w:rPr>
          <w:fldChar w:fldCharType="end"/>
        </w:r>
      </w:ins>
      <w:bookmarkStart w:id="31" w:name="_GoBack"/>
      <w:bookmarkEnd w:id="31"/>
    </w:p>
    <w:p w14:paraId="3280F69E" w14:textId="77777777" w:rsidR="00000000" w:rsidRDefault="005E55B5">
      <w:pPr>
        <w:pStyle w:val="Heading1"/>
        <w:rPr>
          <w:rFonts w:eastAsia="Times New Roman"/>
          <w:sz w:val="57"/>
          <w:szCs w:val="57"/>
        </w:rPr>
      </w:pPr>
      <w:bookmarkStart w:id="32" w:name="_Toc16084291"/>
      <w:commentRangeStart w:id="33"/>
      <w:r>
        <w:rPr>
          <w:rFonts w:eastAsia="Times New Roman"/>
          <w:sz w:val="57"/>
          <w:szCs w:val="57"/>
        </w:rPr>
        <w:t>Future</w:t>
      </w:r>
      <w:commentRangeEnd w:id="33"/>
      <w:r w:rsidR="003130AE">
        <w:rPr>
          <w:rStyle w:val="CommentReference"/>
          <w:b w:val="0"/>
          <w:bCs w:val="0"/>
          <w:kern w:val="0"/>
        </w:rPr>
        <w:commentReference w:id="33"/>
      </w:r>
      <w:r>
        <w:rPr>
          <w:rFonts w:eastAsia="Times New Roman"/>
          <w:sz w:val="57"/>
          <w:szCs w:val="57"/>
        </w:rPr>
        <w:t xml:space="preserve"> CART Enhancements</w:t>
      </w:r>
      <w:bookmarkEnd w:id="32"/>
    </w:p>
    <w:p w14:paraId="1881E431" w14:textId="77777777" w:rsidR="00000000" w:rsidRDefault="005E55B5" w:rsidP="00BF3DD7">
      <w:pPr>
        <w:rPr>
          <w:rFonts w:eastAsia="Times New Roman"/>
          <w:sz w:val="27"/>
          <w:szCs w:val="27"/>
        </w:rPr>
      </w:pPr>
      <w:r>
        <w:rPr>
          <w:rFonts w:eastAsia="Times New Roman"/>
        </w:rPr>
        <w:t>Jason Nemecek</w:t>
      </w:r>
    </w:p>
    <w:p w14:paraId="4A1BE8A4" w14:textId="77777777" w:rsidR="00000000" w:rsidRDefault="005E55B5" w:rsidP="00BF3DD7">
      <w:pPr>
        <w:rPr>
          <w:rFonts w:eastAsia="Times New Roman"/>
        </w:rPr>
      </w:pPr>
      <w:r>
        <w:rPr>
          <w:rFonts w:eastAsia="Times New Roman"/>
        </w:rPr>
        <w:t>2019-07-15</w:t>
      </w:r>
    </w:p>
    <w:p w14:paraId="2BB8C84D" w14:textId="77777777" w:rsidR="00000000" w:rsidRDefault="005E55B5">
      <w:pPr>
        <w:pStyle w:val="Heading2"/>
        <w:divId w:val="1955864067"/>
        <w:rPr>
          <w:rFonts w:eastAsia="Times New Roman"/>
        </w:rPr>
      </w:pPr>
      <w:bookmarkStart w:id="34" w:name="_Toc16084292"/>
      <w:r>
        <w:rPr>
          <w:rFonts w:eastAsia="Times New Roman"/>
        </w:rPr>
        <w:t>Proposed Future Enhancements</w:t>
      </w:r>
      <w:bookmarkEnd w:id="34"/>
    </w:p>
    <w:p w14:paraId="6AE8FAF3" w14:textId="77777777" w:rsidR="00000000" w:rsidRDefault="005E55B5">
      <w:pPr>
        <w:numPr>
          <w:ilvl w:val="0"/>
          <w:numId w:val="1"/>
        </w:numPr>
        <w:spacing w:before="100" w:beforeAutospacing="1" w:after="100" w:afterAutospacing="1"/>
        <w:divId w:val="1955864067"/>
        <w:rPr>
          <w:rFonts w:eastAsia="Times New Roman"/>
        </w:rPr>
      </w:pPr>
      <w:r>
        <w:rPr>
          <w:rFonts w:eastAsia="Times New Roman"/>
        </w:rPr>
        <w:t>Develop Nitrogen Leaching Interpretation.</w:t>
      </w:r>
    </w:p>
    <w:p w14:paraId="06F03956" w14:textId="77777777" w:rsidR="00000000" w:rsidRDefault="005E55B5">
      <w:pPr>
        <w:numPr>
          <w:ilvl w:val="0"/>
          <w:numId w:val="1"/>
        </w:numPr>
        <w:spacing w:before="100" w:beforeAutospacing="1" w:after="100" w:afterAutospacing="1"/>
        <w:divId w:val="1955864067"/>
        <w:rPr>
          <w:rFonts w:eastAsia="Times New Roman"/>
        </w:rPr>
      </w:pPr>
      <w:r>
        <w:rPr>
          <w:rFonts w:eastAsia="Times New Roman"/>
        </w:rPr>
        <w:t>Write an SQL Script (Soil Data Access) Version of Erosion.</w:t>
      </w:r>
    </w:p>
    <w:p w14:paraId="48D451DD" w14:textId="77777777" w:rsidR="00000000" w:rsidRDefault="005E55B5">
      <w:pPr>
        <w:numPr>
          <w:ilvl w:val="0"/>
          <w:numId w:val="1"/>
        </w:numPr>
        <w:spacing w:before="100" w:beforeAutospacing="1" w:after="100" w:afterAutospacing="1"/>
        <w:divId w:val="1955864067"/>
        <w:rPr>
          <w:rFonts w:eastAsia="Times New Roman"/>
        </w:rPr>
      </w:pPr>
      <w:r>
        <w:rPr>
          <w:rFonts w:eastAsia="Times New Roman"/>
        </w:rPr>
        <w:t>Add Soil Organic Carbon Stock to “Air Quality” resource concern.</w:t>
      </w:r>
    </w:p>
    <w:p w14:paraId="145558EA" w14:textId="77777777" w:rsidR="00000000" w:rsidRDefault="005E55B5">
      <w:pPr>
        <w:numPr>
          <w:ilvl w:val="0"/>
          <w:numId w:val="1"/>
        </w:numPr>
        <w:spacing w:before="100" w:beforeAutospacing="1" w:after="100" w:afterAutospacing="1"/>
        <w:divId w:val="1955864067"/>
        <w:rPr>
          <w:rFonts w:eastAsia="Times New Roman"/>
        </w:rPr>
      </w:pPr>
      <w:r>
        <w:rPr>
          <w:rFonts w:eastAsia="Times New Roman"/>
        </w:rPr>
        <w:t>Develop Soil Property and Interpretation SQL Scripts to assist conservation planning for specific practices.</w:t>
      </w:r>
    </w:p>
    <w:p w14:paraId="2940C361" w14:textId="77777777" w:rsidR="00000000" w:rsidRDefault="005E55B5">
      <w:pPr>
        <w:numPr>
          <w:ilvl w:val="0"/>
          <w:numId w:val="1"/>
        </w:numPr>
        <w:spacing w:before="100" w:beforeAutospacing="1" w:after="100" w:afterAutospacing="1"/>
        <w:divId w:val="1955864067"/>
        <w:rPr>
          <w:rFonts w:eastAsia="Times New Roman"/>
        </w:rPr>
      </w:pPr>
      <w:r>
        <w:rPr>
          <w:rFonts w:eastAsia="Times New Roman"/>
        </w:rPr>
        <w:t>Develop SQL scripts to assist in special conservation signups by identifying oppor</w:t>
      </w:r>
      <w:r>
        <w:rPr>
          <w:rFonts w:eastAsia="Times New Roman"/>
        </w:rPr>
        <w:t xml:space="preserve">tunities for conservation. Examples: </w:t>
      </w:r>
    </w:p>
    <w:p w14:paraId="349426D2" w14:textId="77777777" w:rsidR="00000000" w:rsidRDefault="005E55B5">
      <w:pPr>
        <w:numPr>
          <w:ilvl w:val="1"/>
          <w:numId w:val="1"/>
        </w:numPr>
        <w:spacing w:before="100" w:beforeAutospacing="1" w:after="100" w:afterAutospacing="1"/>
        <w:divId w:val="1955864067"/>
        <w:rPr>
          <w:rFonts w:eastAsia="Times New Roman"/>
        </w:rPr>
      </w:pPr>
      <w:r>
        <w:rPr>
          <w:rFonts w:eastAsia="Times New Roman"/>
        </w:rPr>
        <w:t>Golden Wing Warblers can be found in alder (along swamp edges). Soils data could be used to query certain locations and help identify customers (by locating the most productive sights for declining habitats).</w:t>
      </w:r>
    </w:p>
    <w:p w14:paraId="32A2242D" w14:textId="77777777" w:rsidR="00000000" w:rsidRDefault="005E55B5">
      <w:pPr>
        <w:numPr>
          <w:ilvl w:val="1"/>
          <w:numId w:val="1"/>
        </w:numPr>
        <w:spacing w:before="100" w:beforeAutospacing="1" w:after="100" w:afterAutospacing="1"/>
        <w:divId w:val="1955864067"/>
        <w:rPr>
          <w:rFonts w:eastAsia="Times New Roman"/>
        </w:rPr>
      </w:pPr>
      <w:r>
        <w:rPr>
          <w:rFonts w:eastAsia="Times New Roman"/>
        </w:rPr>
        <w:t>Karner Bl</w:t>
      </w:r>
      <w:r>
        <w:rPr>
          <w:rFonts w:eastAsia="Times New Roman"/>
        </w:rPr>
        <w:t xml:space="preserve">ue Butterfly habitat identification. </w:t>
      </w:r>
    </w:p>
    <w:p w14:paraId="11529CAE" w14:textId="77777777" w:rsidR="00000000" w:rsidRDefault="005E55B5">
      <w:pPr>
        <w:numPr>
          <w:ilvl w:val="2"/>
          <w:numId w:val="1"/>
        </w:numPr>
        <w:spacing w:before="100" w:beforeAutospacing="1" w:after="100" w:afterAutospacing="1"/>
        <w:divId w:val="1955864067"/>
        <w:rPr>
          <w:rFonts w:eastAsia="Times New Roman"/>
        </w:rPr>
      </w:pPr>
      <w:r>
        <w:rPr>
          <w:rFonts w:eastAsia="Times New Roman"/>
        </w:rPr>
        <w:t>The Karner Blue Butterfly (KBB) is a federally listed endanger species.</w:t>
      </w:r>
    </w:p>
    <w:p w14:paraId="295179E2" w14:textId="77777777" w:rsidR="00000000" w:rsidRDefault="005E55B5">
      <w:pPr>
        <w:numPr>
          <w:ilvl w:val="2"/>
          <w:numId w:val="1"/>
        </w:numPr>
        <w:spacing w:before="100" w:beforeAutospacing="1" w:after="100" w:afterAutospacing="1"/>
        <w:divId w:val="1955864067"/>
        <w:rPr>
          <w:rFonts w:eastAsia="Times New Roman"/>
        </w:rPr>
      </w:pPr>
      <w:r>
        <w:rPr>
          <w:rFonts w:eastAsia="Times New Roman"/>
        </w:rPr>
        <w:t>KBB caterpillars feed exclusively on the leaves of wild lupine.</w:t>
      </w:r>
    </w:p>
    <w:p w14:paraId="35BD8F32" w14:textId="77777777" w:rsidR="00000000" w:rsidRDefault="005E55B5">
      <w:pPr>
        <w:numPr>
          <w:ilvl w:val="2"/>
          <w:numId w:val="1"/>
        </w:numPr>
        <w:spacing w:before="100" w:beforeAutospacing="1" w:after="100" w:afterAutospacing="1"/>
        <w:divId w:val="1955864067"/>
        <w:rPr>
          <w:rFonts w:eastAsia="Times New Roman"/>
        </w:rPr>
      </w:pPr>
      <w:r>
        <w:rPr>
          <w:rFonts w:eastAsia="Times New Roman"/>
        </w:rPr>
        <w:t xml:space="preserve">NRCS and partner staff wanted to identify likely lupine habitat to prioritize for </w:t>
      </w:r>
      <w:r>
        <w:rPr>
          <w:rFonts w:eastAsia="Times New Roman"/>
        </w:rPr>
        <w:t>protection under NRCS easements and related programs.</w:t>
      </w:r>
    </w:p>
    <w:p w14:paraId="442B3E91" w14:textId="77777777" w:rsidR="00000000" w:rsidRDefault="005E55B5">
      <w:pPr>
        <w:numPr>
          <w:ilvl w:val="2"/>
          <w:numId w:val="1"/>
        </w:numPr>
        <w:spacing w:before="100" w:beforeAutospacing="1" w:after="100" w:afterAutospacing="1"/>
        <w:divId w:val="1955864067"/>
        <w:rPr>
          <w:rFonts w:eastAsia="Times New Roman"/>
        </w:rPr>
      </w:pPr>
      <w:r>
        <w:rPr>
          <w:rFonts w:eastAsia="Times New Roman"/>
        </w:rPr>
        <w:t>NRCS and partner agencies have begun using these results to help identify opportunities for conservation easements funds to identify critical areas.</w:t>
      </w:r>
    </w:p>
    <w:p w14:paraId="4A0C0C81" w14:textId="77777777" w:rsidR="00000000" w:rsidRDefault="005E55B5">
      <w:pPr>
        <w:numPr>
          <w:ilvl w:val="2"/>
          <w:numId w:val="1"/>
        </w:numPr>
        <w:spacing w:before="100" w:beforeAutospacing="1" w:after="100" w:afterAutospacing="1"/>
        <w:divId w:val="1955864067"/>
        <w:rPr>
          <w:rFonts w:eastAsia="Times New Roman"/>
        </w:rPr>
      </w:pPr>
      <w:r>
        <w:rPr>
          <w:rFonts w:eastAsia="Times New Roman"/>
        </w:rPr>
        <w:t>This process could be used to identify potential cust</w:t>
      </w:r>
      <w:r>
        <w:rPr>
          <w:rFonts w:eastAsia="Times New Roman"/>
        </w:rPr>
        <w:t>omers.</w:t>
      </w:r>
    </w:p>
    <w:p w14:paraId="4B4883CF" w14:textId="77777777" w:rsidR="00000000" w:rsidRDefault="005E55B5">
      <w:pPr>
        <w:numPr>
          <w:ilvl w:val="0"/>
          <w:numId w:val="1"/>
        </w:numPr>
        <w:spacing w:before="100" w:beforeAutospacing="1" w:after="100" w:afterAutospacing="1"/>
        <w:divId w:val="1955864067"/>
        <w:rPr>
          <w:rFonts w:eastAsia="Times New Roman"/>
        </w:rPr>
      </w:pPr>
      <w:r>
        <w:rPr>
          <w:rFonts w:eastAsia="Times New Roman"/>
        </w:rPr>
        <w:t>Add thematic maps by map unit and land unit.</w:t>
      </w:r>
    </w:p>
    <w:p w14:paraId="37F578F6" w14:textId="77777777" w:rsidR="00000000" w:rsidRDefault="005E55B5">
      <w:pPr>
        <w:pStyle w:val="Heading2"/>
        <w:divId w:val="1525710160"/>
        <w:rPr>
          <w:rFonts w:eastAsia="Times New Roman"/>
        </w:rPr>
      </w:pPr>
      <w:bookmarkStart w:id="35" w:name="_Toc16084293"/>
      <w:r>
        <w:rPr>
          <w:rFonts w:eastAsia="Times New Roman"/>
        </w:rPr>
        <w:t>Example for Proposal #4: Using Soils Data for a Specific Practice</w:t>
      </w:r>
      <w:bookmarkEnd w:id="35"/>
    </w:p>
    <w:p w14:paraId="5F2E4A42" w14:textId="77777777" w:rsidR="00000000" w:rsidRDefault="005E55B5">
      <w:pPr>
        <w:pStyle w:val="NormalWeb"/>
        <w:jc w:val="center"/>
        <w:divId w:val="1525710160"/>
      </w:pPr>
      <w:r>
        <w:rPr>
          <w:rStyle w:val="Strong"/>
        </w:rPr>
        <w:lastRenderedPageBreak/>
        <w:t>WASTE STORAGE FACILITY</w:t>
      </w:r>
    </w:p>
    <w:p w14:paraId="0DE3BE77" w14:textId="77777777" w:rsidR="00000000" w:rsidRDefault="005E55B5">
      <w:pPr>
        <w:pStyle w:val="NormalWeb"/>
        <w:jc w:val="center"/>
        <w:divId w:val="1525710160"/>
      </w:pPr>
      <w:r>
        <w:rPr>
          <w:rStyle w:val="Strong"/>
        </w:rPr>
        <w:t>Conservation Practice CODE 313 (Credit Georgia NRCS)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5"/>
        <w:gridCol w:w="4815"/>
      </w:tblGrid>
      <w:tr w:rsidR="00000000" w14:paraId="3AA9C5C4" w14:textId="77777777">
        <w:trPr>
          <w:divId w:val="1525710160"/>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0E91B3" w14:textId="77777777" w:rsidR="00000000" w:rsidRDefault="005E55B5">
            <w:pPr>
              <w:jc w:val="center"/>
              <w:rPr>
                <w:rFonts w:eastAsia="Times New Roman"/>
                <w:b/>
                <w:bCs/>
              </w:rPr>
            </w:pPr>
            <w:r>
              <w:rPr>
                <w:rFonts w:eastAsia="Times New Roman"/>
                <w:b/>
                <w:bCs/>
              </w:rPr>
              <w:t>Soil Concerns Stated in CP Standard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AF88241" w14:textId="77777777" w:rsidR="00000000" w:rsidRDefault="005E55B5">
            <w:pPr>
              <w:jc w:val="center"/>
              <w:rPr>
                <w:rFonts w:eastAsia="Times New Roman"/>
                <w:b/>
                <w:bCs/>
              </w:rPr>
            </w:pPr>
            <w:r>
              <w:rPr>
                <w:rFonts w:eastAsia="Times New Roman"/>
                <w:b/>
                <w:bCs/>
              </w:rPr>
              <w:t>Web Soil Survey (WSS) Rela</w:t>
            </w:r>
            <w:r>
              <w:rPr>
                <w:rFonts w:eastAsia="Times New Roman"/>
                <w:b/>
                <w:bCs/>
              </w:rPr>
              <w:t>ted Items</w:t>
            </w:r>
          </w:p>
        </w:tc>
      </w:tr>
      <w:tr w:rsidR="00000000" w14:paraId="373C133C" w14:textId="77777777">
        <w:trPr>
          <w:divId w:val="152571016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E14B4FD" w14:textId="77777777" w:rsidR="00000000" w:rsidRDefault="005E55B5">
            <w:pPr>
              <w:rPr>
                <w:rFonts w:eastAsia="Times New Roman"/>
              </w:rPr>
            </w:pPr>
            <w:r>
              <w:rPr>
                <w:rFonts w:eastAsia="Times New Roman"/>
              </w:rPr>
              <w:t>Bedrock with joints, fractures, or solution channels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B701E03" w14:textId="77777777" w:rsidR="00000000" w:rsidRDefault="005E55B5">
            <w:pPr>
              <w:rPr>
                <w:rFonts w:eastAsia="Times New Roman"/>
              </w:rPr>
            </w:pPr>
            <w:r>
              <w:rPr>
                <w:rFonts w:eastAsia="Times New Roman"/>
              </w:rPr>
              <w:t>Depth to bedrock (paralithic bedrock)</w:t>
            </w:r>
          </w:p>
        </w:tc>
      </w:tr>
      <w:tr w:rsidR="00000000" w14:paraId="2135A47B" w14:textId="77777777">
        <w:trPr>
          <w:divId w:val="152571016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6BABCD7" w14:textId="77777777" w:rsidR="00000000" w:rsidRDefault="005E55B5">
            <w:pPr>
              <w:rPr>
                <w:rFonts w:eastAsia="Times New Roman"/>
              </w:rPr>
            </w:pPr>
            <w:r>
              <w:rPr>
                <w:rFonts w:eastAsia="Times New Roman"/>
              </w:rPr>
              <w:t>Corrosion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4EB47FE" w14:textId="77777777" w:rsidR="00000000" w:rsidRDefault="005E55B5">
            <w:pPr>
              <w:rPr>
                <w:rFonts w:eastAsia="Times New Roman"/>
              </w:rPr>
            </w:pPr>
            <w:r>
              <w:rPr>
                <w:rFonts w:eastAsia="Times New Roman"/>
              </w:rPr>
              <w:t>Corrosion of concrete and steel</w:t>
            </w:r>
          </w:p>
        </w:tc>
      </w:tr>
      <w:tr w:rsidR="00000000" w14:paraId="3871E027" w14:textId="77777777">
        <w:trPr>
          <w:divId w:val="152571016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1F3C7EB" w14:textId="77777777" w:rsidR="00000000" w:rsidRDefault="005E55B5">
            <w:pPr>
              <w:rPr>
                <w:rFonts w:eastAsia="Times New Roman"/>
              </w:rPr>
            </w:pPr>
            <w:r>
              <w:rPr>
                <w:rFonts w:eastAsia="Times New Roman"/>
              </w:rPr>
              <w:t>Depth to bedrock</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04955EB" w14:textId="77777777" w:rsidR="00000000" w:rsidRDefault="005E55B5">
            <w:pPr>
              <w:rPr>
                <w:rFonts w:eastAsia="Times New Roman"/>
              </w:rPr>
            </w:pPr>
            <w:r>
              <w:rPr>
                <w:rFonts w:eastAsia="Times New Roman"/>
              </w:rPr>
              <w:t>Depth to bedrock (paralithic bedrock)</w:t>
            </w:r>
          </w:p>
        </w:tc>
      </w:tr>
      <w:tr w:rsidR="00000000" w14:paraId="054BA5CB" w14:textId="77777777">
        <w:trPr>
          <w:divId w:val="152571016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3B11276" w14:textId="77777777" w:rsidR="00000000" w:rsidRDefault="005E55B5">
            <w:pPr>
              <w:rPr>
                <w:rFonts w:eastAsia="Times New Roman"/>
              </w:rPr>
            </w:pPr>
            <w:r>
              <w:rPr>
                <w:rFonts w:eastAsia="Times New Roman"/>
              </w:rPr>
              <w:t xml:space="preserve">Depth </w:t>
            </w:r>
            <w:r>
              <w:rPr>
                <w:rFonts w:eastAsia="Times New Roman"/>
              </w:rPr>
              <w:t>to bedrock</w:t>
            </w:r>
            <w:del w:id="36" w:author="Achen, Aaron - NRCS, Lincoln, NE" w:date="2019-08-07T15:28:00Z">
              <w:r w:rsidDel="00AF0750">
                <w:rPr>
                  <w:rFonts w:eastAsia="Times New Roman"/>
                </w:rPr>
                <w:delText xml:space="preserve"> </w:delText>
              </w:r>
              <w:r w:rsidDel="00AF0750">
                <w:rPr>
                  <w:rFonts w:eastAsia="Times New Roman"/>
                </w:rPr>
                <w:delText>(lithic bedrock)</w:delText>
              </w:r>
            </w:del>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B1DE7A0" w14:textId="77777777" w:rsidR="00000000" w:rsidRDefault="00AF0750">
            <w:pPr>
              <w:rPr>
                <w:rFonts w:eastAsia="Times New Roman"/>
              </w:rPr>
            </w:pPr>
            <w:ins w:id="37" w:author="Achen, Aaron - NRCS, Lincoln, NE" w:date="2019-08-07T15:28:00Z">
              <w:r>
                <w:rPr>
                  <w:rFonts w:eastAsia="Times New Roman"/>
                </w:rPr>
                <w:t>Depth to bedrock (lithic bedrock)</w:t>
              </w:r>
            </w:ins>
          </w:p>
        </w:tc>
      </w:tr>
      <w:tr w:rsidR="00000000" w14:paraId="4344AA4C" w14:textId="77777777">
        <w:trPr>
          <w:divId w:val="152571016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22406DB" w14:textId="77777777" w:rsidR="00000000" w:rsidRDefault="005E55B5">
            <w:pPr>
              <w:rPr>
                <w:rFonts w:eastAsia="Times New Roman"/>
              </w:rPr>
            </w:pPr>
            <w:r>
              <w:rPr>
                <w:rFonts w:eastAsia="Times New Roman"/>
              </w:rPr>
              <w:t>Depth to high water table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B27DC8B" w14:textId="77777777" w:rsidR="00000000" w:rsidRDefault="005E55B5">
            <w:pPr>
              <w:rPr>
                <w:rFonts w:eastAsia="Times New Roman"/>
              </w:rPr>
            </w:pPr>
            <w:r>
              <w:rPr>
                <w:rFonts w:eastAsia="Times New Roman"/>
              </w:rPr>
              <w:t>Depth to water table</w:t>
            </w:r>
          </w:p>
        </w:tc>
      </w:tr>
      <w:tr w:rsidR="00000000" w14:paraId="3A782A78" w14:textId="77777777">
        <w:trPr>
          <w:divId w:val="152571016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C45EB5E" w14:textId="77777777" w:rsidR="00000000" w:rsidRDefault="005E55B5">
            <w:pPr>
              <w:rPr>
                <w:rFonts w:eastAsia="Times New Roman"/>
              </w:rPr>
            </w:pPr>
            <w:r>
              <w:rPr>
                <w:rFonts w:eastAsia="Times New Roman"/>
              </w:rPr>
              <w:t>Description of soil material</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163531B" w14:textId="77777777" w:rsidR="00000000" w:rsidRDefault="005E55B5">
            <w:pPr>
              <w:rPr>
                <w:rFonts w:eastAsia="Times New Roman"/>
              </w:rPr>
            </w:pPr>
            <w:r>
              <w:rPr>
                <w:rFonts w:eastAsia="Times New Roman"/>
              </w:rPr>
              <w:t>Map unit description</w:t>
            </w:r>
          </w:p>
        </w:tc>
      </w:tr>
      <w:tr w:rsidR="00000000" w14:paraId="19DDDB8C" w14:textId="77777777">
        <w:trPr>
          <w:divId w:val="152571016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F021A82" w14:textId="77777777" w:rsidR="00000000" w:rsidRDefault="005E55B5">
            <w:pPr>
              <w:rPr>
                <w:rFonts w:eastAsia="Times New Roman"/>
              </w:rPr>
            </w:pPr>
            <w:r>
              <w:rPr>
                <w:rFonts w:eastAsia="Times New Roman"/>
              </w:rPr>
              <w:t>Embankments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EBFA9B1" w14:textId="77777777" w:rsidR="00000000" w:rsidRDefault="005E55B5">
            <w:pPr>
              <w:rPr>
                <w:rFonts w:eastAsia="Times New Roman"/>
              </w:rPr>
            </w:pPr>
            <w:r>
              <w:rPr>
                <w:rFonts w:eastAsia="Times New Roman"/>
              </w:rPr>
              <w:t>Soil interpretation for embankments, dikes, and levees</w:t>
            </w:r>
          </w:p>
        </w:tc>
      </w:tr>
      <w:tr w:rsidR="00000000" w14:paraId="7CE0B5DC" w14:textId="77777777">
        <w:trPr>
          <w:divId w:val="152571016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F3C413B" w14:textId="77777777" w:rsidR="00000000" w:rsidRDefault="005E55B5">
            <w:pPr>
              <w:rPr>
                <w:rFonts w:eastAsia="Times New Roman"/>
              </w:rPr>
            </w:pPr>
            <w:r>
              <w:rPr>
                <w:rFonts w:eastAsia="Times New Roman"/>
              </w:rPr>
              <w:t>Impacts on wetlands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9F5730" w14:textId="77777777" w:rsidR="00000000" w:rsidRDefault="005E55B5">
            <w:pPr>
              <w:rPr>
                <w:rFonts w:eastAsia="Times New Roman"/>
              </w:rPr>
            </w:pPr>
            <w:r>
              <w:rPr>
                <w:rFonts w:eastAsia="Times New Roman"/>
              </w:rPr>
              <w:t>Hydric soils</w:t>
            </w:r>
            <w:r>
              <w:rPr>
                <w:rFonts w:eastAsia="Times New Roman"/>
                <w:vertAlign w:val="superscript"/>
              </w:rPr>
              <w:t>1</w:t>
            </w:r>
          </w:p>
        </w:tc>
      </w:tr>
      <w:tr w:rsidR="00000000" w14:paraId="454766EC" w14:textId="77777777">
        <w:trPr>
          <w:divId w:val="152571016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3ADA8A4" w14:textId="77777777" w:rsidR="00000000" w:rsidRDefault="005E55B5">
            <w:pPr>
              <w:rPr>
                <w:rFonts w:eastAsia="Times New Roman"/>
              </w:rPr>
            </w:pPr>
            <w:r>
              <w:rPr>
                <w:rFonts w:eastAsia="Times New Roman"/>
              </w:rPr>
              <w:t xml:space="preserve">Location </w:t>
            </w:r>
            <w:r>
              <w:rPr>
                <w:rFonts w:eastAsia="Times New Roman"/>
              </w:rPr>
              <w:t>outside flood plain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82B6ED3" w14:textId="77777777" w:rsidR="00000000" w:rsidRDefault="005E55B5">
            <w:pPr>
              <w:rPr>
                <w:rFonts w:eastAsia="Times New Roman"/>
              </w:rPr>
            </w:pPr>
            <w:r>
              <w:rPr>
                <w:rFonts w:eastAsia="Times New Roman"/>
              </w:rPr>
              <w:t>Flooding frequency</w:t>
            </w:r>
            <w:r>
              <w:rPr>
                <w:rFonts w:eastAsia="Times New Roman"/>
                <w:vertAlign w:val="superscript"/>
              </w:rPr>
              <w:t>2</w:t>
            </w:r>
          </w:p>
        </w:tc>
      </w:tr>
      <w:tr w:rsidR="00000000" w14:paraId="2BA32F95" w14:textId="77777777">
        <w:trPr>
          <w:divId w:val="152571016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F445681" w14:textId="77777777" w:rsidR="00000000" w:rsidRDefault="005E55B5">
            <w:pPr>
              <w:rPr>
                <w:rFonts w:eastAsia="Times New Roman"/>
              </w:rPr>
            </w:pPr>
            <w:r>
              <w:rPr>
                <w:rFonts w:eastAsia="Times New Roman"/>
              </w:rPr>
              <w:t>Runoff</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BB78CD8" w14:textId="77777777" w:rsidR="00000000" w:rsidRDefault="005E55B5">
            <w:pPr>
              <w:rPr>
                <w:rFonts w:eastAsia="Times New Roman"/>
              </w:rPr>
            </w:pPr>
            <w:r>
              <w:rPr>
                <w:rFonts w:eastAsia="Times New Roman"/>
              </w:rPr>
              <w:t>Hydrologic soil group</w:t>
            </w:r>
          </w:p>
        </w:tc>
      </w:tr>
      <w:tr w:rsidR="00000000" w14:paraId="39D962F3" w14:textId="77777777">
        <w:trPr>
          <w:divId w:val="152571016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E653D4C" w14:textId="77777777" w:rsidR="00000000" w:rsidRDefault="005E55B5">
            <w:pPr>
              <w:rPr>
                <w:rFonts w:eastAsia="Times New Roman"/>
              </w:rPr>
            </w:pPr>
            <w:r>
              <w:rPr>
                <w:rFonts w:eastAsia="Times New Roman"/>
              </w:rPr>
              <w:t>Seepage rate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CED6219" w14:textId="77777777" w:rsidR="00000000" w:rsidRDefault="005E55B5">
            <w:pPr>
              <w:rPr>
                <w:rFonts w:eastAsia="Times New Roman"/>
              </w:rPr>
            </w:pPr>
            <w:r>
              <w:rPr>
                <w:rFonts w:eastAsia="Times New Roman"/>
              </w:rPr>
              <w:t>Saturated hydraulic conductivity (</w:t>
            </w:r>
            <w:proofErr w:type="spellStart"/>
            <w:r>
              <w:rPr>
                <w:rFonts w:eastAsia="Times New Roman"/>
              </w:rPr>
              <w:t>Ksat</w:t>
            </w:r>
            <w:proofErr w:type="spellEnd"/>
            <w:r>
              <w:rPr>
                <w:rFonts w:eastAsia="Times New Roman"/>
              </w:rPr>
              <w:t>)</w:t>
            </w:r>
          </w:p>
        </w:tc>
      </w:tr>
      <w:tr w:rsidR="00000000" w14:paraId="71CC6C2E" w14:textId="77777777">
        <w:trPr>
          <w:divId w:val="152571016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3B5E682" w14:textId="77777777" w:rsidR="00000000" w:rsidRDefault="005E55B5">
            <w:pPr>
              <w:rPr>
                <w:rFonts w:eastAsia="Times New Roman"/>
              </w:rPr>
            </w:pPr>
            <w:r>
              <w:rPr>
                <w:rFonts w:eastAsia="Times New Roman"/>
              </w:rPr>
              <w:t>Soil permeability</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458E816" w14:textId="77777777" w:rsidR="00000000" w:rsidRDefault="005E55B5">
            <w:pPr>
              <w:rPr>
                <w:rFonts w:eastAsia="Times New Roman"/>
              </w:rPr>
            </w:pPr>
            <w:r>
              <w:rPr>
                <w:rFonts w:eastAsia="Times New Roman"/>
              </w:rPr>
              <w:t>Saturated hydraulic conductivity (</w:t>
            </w:r>
            <w:proofErr w:type="spellStart"/>
            <w:r>
              <w:rPr>
                <w:rFonts w:eastAsia="Times New Roman"/>
              </w:rPr>
              <w:t>Ksat</w:t>
            </w:r>
            <w:proofErr w:type="spellEnd"/>
            <w:r>
              <w:rPr>
                <w:rFonts w:eastAsia="Times New Roman"/>
              </w:rPr>
              <w:t>)</w:t>
            </w:r>
          </w:p>
        </w:tc>
      </w:tr>
      <w:tr w:rsidR="00000000" w14:paraId="7EF9E44C" w14:textId="77777777">
        <w:trPr>
          <w:divId w:val="152571016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A5F18E5" w14:textId="77777777" w:rsidR="00000000" w:rsidRDefault="005E55B5">
            <w:pPr>
              <w:rPr>
                <w:rFonts w:eastAsia="Times New Roman"/>
              </w:rPr>
            </w:pPr>
            <w:r>
              <w:rPr>
                <w:rFonts w:eastAsia="Times New Roman"/>
              </w:rPr>
              <w:t>Unified soil classification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D4AF085" w14:textId="77777777" w:rsidR="00000000" w:rsidRDefault="005E55B5">
            <w:pPr>
              <w:rPr>
                <w:rFonts w:eastAsia="Times New Roman"/>
              </w:rPr>
            </w:pPr>
            <w:r>
              <w:rPr>
                <w:rFonts w:eastAsia="Times New Roman"/>
              </w:rPr>
              <w:t>Unified Soil Classification</w:t>
            </w:r>
          </w:p>
        </w:tc>
      </w:tr>
      <w:tr w:rsidR="00000000" w14:paraId="19EA2E86" w14:textId="77777777">
        <w:trPr>
          <w:divId w:val="152571016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3B82A79" w14:textId="77777777" w:rsidR="00000000" w:rsidRDefault="005E55B5">
            <w:pPr>
              <w:rPr>
                <w:rFonts w:eastAsia="Times New Roman"/>
              </w:rPr>
            </w:pPr>
            <w:r>
              <w:rPr>
                <w:rFonts w:eastAsia="Times New Roman"/>
              </w:rPr>
              <w:t>Water soluble b</w:t>
            </w:r>
            <w:r>
              <w:rPr>
                <w:rFonts w:eastAsia="Times New Roman"/>
              </w:rPr>
              <w:t>edrock, such as limestone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B424F54" w14:textId="77777777" w:rsidR="00000000" w:rsidRDefault="005E55B5">
            <w:pPr>
              <w:rPr>
                <w:rFonts w:eastAsia="Times New Roman"/>
              </w:rPr>
            </w:pPr>
            <w:r>
              <w:rPr>
                <w:rFonts w:eastAsia="Times New Roman"/>
              </w:rPr>
              <w:t>Map unit description</w:t>
            </w:r>
          </w:p>
        </w:tc>
      </w:tr>
    </w:tbl>
    <w:p w14:paraId="48077876" w14:textId="77777777" w:rsidR="00000000" w:rsidRDefault="005E55B5">
      <w:pPr>
        <w:pStyle w:val="NormalWeb"/>
        <w:divId w:val="1525710160"/>
      </w:pPr>
      <w:r>
        <w:rPr>
          <w:vertAlign w:val="superscript"/>
        </w:rPr>
        <w:t>1</w:t>
      </w:r>
      <w:r>
        <w:t xml:space="preserve">Hydric soils are not synonymous with wetlands, but hydric soils are one of the three factors required for an area to be considered a wetland. </w:t>
      </w:r>
      <w:r>
        <w:br/>
      </w:r>
      <w:r>
        <w:rPr>
          <w:vertAlign w:val="superscript"/>
        </w:rPr>
        <w:t>2</w:t>
      </w:r>
      <w:r>
        <w:t>Flooding frequencies of rare, occasional, frequent, or very fre</w:t>
      </w:r>
      <w:r>
        <w:t>quent indicate the potential for flooding at least once in 100 years.</w:t>
      </w:r>
    </w:p>
    <w:p w14:paraId="61A52008" w14:textId="77777777" w:rsidR="00000000" w:rsidRDefault="005E55B5">
      <w:pPr>
        <w:divId w:val="1216350551"/>
        <w:rPr>
          <w:rFonts w:eastAsia="Times New Roman"/>
        </w:rPr>
      </w:pPr>
      <w:r>
        <w:rPr>
          <w:rFonts w:eastAsia="Times New Roman"/>
          <w:noProof/>
          <w:color w:val="000000"/>
          <w:w w:val="1"/>
          <w:sz w:val="2"/>
          <w:szCs w:val="2"/>
          <w:bdr w:val="none" w:sz="0" w:space="0" w:color="auto" w:frame="1"/>
          <w:shd w:val="clear" w:color="auto" w:fill="000000"/>
          <w:lang w:val="x-none" w:eastAsia="x-none" w:bidi="x-none"/>
        </w:rPr>
        <w:lastRenderedPageBreak/>
        <w:drawing>
          <wp:inline distT="0" distB="0" distL="0" distR="0" wp14:anchorId="566FCE07" wp14:editId="1A3FC959">
            <wp:extent cx="10134600" cy="6838950"/>
            <wp:effectExtent l="0" t="0" r="0" b="0"/>
            <wp:docPr id="1" name="Picture 1" descr="71D2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1D215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34600" cy="6838950"/>
                    </a:xfrm>
                    <a:prstGeom prst="rect">
                      <a:avLst/>
                    </a:prstGeom>
                    <a:noFill/>
                    <a:ln>
                      <a:noFill/>
                    </a:ln>
                  </pic:spPr>
                </pic:pic>
              </a:graphicData>
            </a:graphic>
          </wp:inline>
        </w:drawing>
      </w:r>
    </w:p>
    <w:p w14:paraId="16CAB298" w14:textId="77777777" w:rsidR="00000000" w:rsidRDefault="005E55B5">
      <w:pPr>
        <w:pStyle w:val="caption"/>
        <w:divId w:val="1216350551"/>
      </w:pPr>
      <w:r>
        <w:t>Note: In Web Soil Survey, the Suitabilities and Limitations option and the Soil Properties and Qualities option are designed to aggregate data and return a single rating or value for e</w:t>
      </w:r>
      <w:r>
        <w:t>ach map unit. The single value typically is either for the surface layer or a weighted average for a specified depth range. Use of a single value facilitates the creation of a thematic map for the selected item. Representative values (</w:t>
      </w:r>
      <w:proofErr w:type="spellStart"/>
      <w:r>
        <w:t>rv’s</w:t>
      </w:r>
      <w:proofErr w:type="spellEnd"/>
      <w:r>
        <w:t>) are used instea</w:t>
      </w:r>
      <w:r>
        <w:t xml:space="preserve">d of the range in properties, and depth measurements are generally displayed in centimeters. The Soil Reports option generally provides </w:t>
      </w:r>
      <w:r>
        <w:lastRenderedPageBreak/>
        <w:t xml:space="preserve">the range in values for each soil component, and depth measurements are generally displayed in inches or feet. Results, </w:t>
      </w:r>
      <w:r>
        <w:t>however, are tabular only.</w:t>
      </w:r>
    </w:p>
    <w:p w14:paraId="793222F8" w14:textId="77777777" w:rsidR="00000000" w:rsidRDefault="005E55B5">
      <w:pPr>
        <w:divId w:val="252013661"/>
        <w:rPr>
          <w:rFonts w:eastAsia="Times New Roman"/>
        </w:rPr>
      </w:pPr>
      <w:r>
        <w:rPr>
          <w:rFonts w:eastAsia="Times New Roman"/>
          <w:noProof/>
          <w:color w:val="000000"/>
          <w:w w:val="1"/>
          <w:sz w:val="2"/>
          <w:szCs w:val="2"/>
          <w:bdr w:val="none" w:sz="0" w:space="0" w:color="auto" w:frame="1"/>
          <w:shd w:val="clear" w:color="auto" w:fill="000000"/>
          <w:lang w:val="x-none" w:eastAsia="x-none" w:bidi="x-none"/>
        </w:rPr>
        <w:drawing>
          <wp:inline distT="0" distB="0" distL="0" distR="0" wp14:anchorId="1C1C16E7" wp14:editId="7CA75EE7">
            <wp:extent cx="9144000" cy="6515100"/>
            <wp:effectExtent l="0" t="0" r="0" b="0"/>
            <wp:docPr id="2" name="Picture 2" descr="9373EC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9373EC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0" cy="6515100"/>
                    </a:xfrm>
                    <a:prstGeom prst="rect">
                      <a:avLst/>
                    </a:prstGeom>
                    <a:noFill/>
                    <a:ln>
                      <a:noFill/>
                    </a:ln>
                  </pic:spPr>
                </pic:pic>
              </a:graphicData>
            </a:graphic>
          </wp:inline>
        </w:drawing>
      </w:r>
    </w:p>
    <w:p w14:paraId="13747550" w14:textId="77777777" w:rsidR="00000000" w:rsidRDefault="005E55B5">
      <w:pPr>
        <w:pStyle w:val="caption"/>
        <w:divId w:val="252013661"/>
      </w:pPr>
      <w:r>
        <w:t xml:space="preserve">A soil map and map legend of an area can be generated from the Soil Map tab in the Web Soil Survey. Soil maps were published at certain </w:t>
      </w:r>
      <w:r>
        <w:t>scales. Site specific practices may require onsite investigation.</w:t>
      </w:r>
    </w:p>
    <w:p w14:paraId="75C54338" w14:textId="77777777" w:rsidR="00000000" w:rsidRDefault="005E55B5">
      <w:pPr>
        <w:pStyle w:val="Heading2"/>
        <w:divId w:val="627273715"/>
        <w:rPr>
          <w:rFonts w:eastAsia="Times New Roman"/>
        </w:rPr>
      </w:pPr>
      <w:bookmarkStart w:id="38" w:name="_Toc16084294"/>
      <w:r>
        <w:rPr>
          <w:rFonts w:eastAsia="Times New Roman"/>
        </w:rPr>
        <w:lastRenderedPageBreak/>
        <w:t>Example for Proposal #5: Thematic Soil Map</w:t>
      </w:r>
      <w:bookmarkEnd w:id="38"/>
      <w:r>
        <w:rPr>
          <w:rFonts w:eastAsia="Times New Roman"/>
        </w:rPr>
        <w:t xml:space="preserve"> </w:t>
      </w:r>
    </w:p>
    <w:p w14:paraId="2BB0AE49" w14:textId="77777777" w:rsidR="00000000" w:rsidRDefault="005E55B5">
      <w:pPr>
        <w:pStyle w:val="NormalWeb"/>
        <w:divId w:val="627273715"/>
      </w:pPr>
      <w:r>
        <w:t>The Karner Blue Butterfly (KBB) is a federally listed endangered species present in small patches across the north-central and northeastern United</w:t>
      </w:r>
      <w:r>
        <w:t xml:space="preserve"> States. The KBB typically occupies open barrens, savannas, and prairies that contain wild lupine. This plant is widespread in Wisconsin’s central and northwest sands. The pale green caterpillar of the KBB feeds exclusively on the leaves of wild lupine.</w:t>
      </w:r>
    </w:p>
    <w:p w14:paraId="341AF293" w14:textId="77777777" w:rsidR="00000000" w:rsidRDefault="005E55B5">
      <w:pPr>
        <w:pStyle w:val="NormalWeb"/>
        <w:divId w:val="627273715"/>
      </w:pPr>
      <w:r>
        <w:t>St</w:t>
      </w:r>
      <w:r>
        <w:t>aff of the Natural Resources Conservation Service (NRCS) in Wisconsin were interested in finding a more efficient and consistent way to identify areas that are likely to contain lupine habitat so that these areas could be prioritized for protection under N</w:t>
      </w:r>
      <w:r>
        <w:t>RCS easements programs and related programs.</w:t>
      </w:r>
    </w:p>
    <w:p w14:paraId="08D8B2E5" w14:textId="77777777" w:rsidR="00000000" w:rsidRDefault="005E55B5">
      <w:pPr>
        <w:pStyle w:val="NormalWeb"/>
        <w:divId w:val="627273715"/>
      </w:pPr>
      <w:r>
        <w:t xml:space="preserve">Because the presence of lupine is closely related to soil characteristics, NRCS conservation staff approached Tim Miland, area resource soil scientist; Mike England, soil scientist; and Jason Nemecek, Wisconsin </w:t>
      </w:r>
      <w:r>
        <w:t>State soil scientist, about the possibility of developing a soil interpretation for KBB habitat suitability.</w:t>
      </w:r>
    </w:p>
    <w:p w14:paraId="7C53A539" w14:textId="77777777" w:rsidR="00000000" w:rsidRDefault="005E55B5">
      <w:pPr>
        <w:pStyle w:val="NormalWeb"/>
        <w:divId w:val="627273715"/>
      </w:pPr>
      <w:r>
        <w:t>NRCS staff members involved in developing the interpretation included an area resource soil scientist, the State biologist, the assistant State con</w:t>
      </w:r>
      <w:r>
        <w:t>servationist for easements, and the State resource conservationist. Other partners in the project include the Wisconsin Department of Natural Resources, the U.S. Fish and Wildlife Service (USFWS), U.S. Forest Service (USFS), and the Farm Service Agency (FS</w:t>
      </w:r>
      <w:r>
        <w:t>A).</w:t>
      </w:r>
    </w:p>
    <w:p w14:paraId="2FF67817" w14:textId="77777777" w:rsidR="00000000" w:rsidRDefault="005E55B5">
      <w:pPr>
        <w:pStyle w:val="NormalWeb"/>
        <w:divId w:val="627273715"/>
      </w:pPr>
      <w:r>
        <w:t>The team developed a draft interpretation for “Karner Blue Butterfly Habitat Suitability” (fig. 1). The next steps, now underway (2019), are to compare the habitat suitability ratings with field data on the presence of KBB larvae and to involve additio</w:t>
      </w:r>
      <w:r>
        <w:t>nal partners working in the area. Information from the field and feedback from partners will be used to refine and revise the draft interpretation.</w:t>
      </w:r>
    </w:p>
    <w:p w14:paraId="1D69D1EA" w14:textId="77777777" w:rsidR="00000000" w:rsidRDefault="005E55B5">
      <w:pPr>
        <w:pStyle w:val="NormalWeb"/>
        <w:divId w:val="627273715"/>
      </w:pPr>
      <w:r>
        <w:t>A great benefit of the KBB interpretation is the “Aha!” moment when resource management professionals who ar</w:t>
      </w:r>
      <w:r>
        <w:t>e not soil scientists realize that soils data can be used this way. The interpretation allows them to see the data in action and realize what it can do. It also allows them to focus and prioritize conservation funds and back up these decisions with the sci</w:t>
      </w:r>
      <w:r>
        <w:t>ence of the interpretation. This interpretation shows how soils data can and should be used to facilitate conservation planning.</w:t>
      </w:r>
    </w:p>
    <w:p w14:paraId="7FA6C363" w14:textId="77777777" w:rsidR="00000000" w:rsidRDefault="005E55B5">
      <w:pPr>
        <w:divId w:val="488640236"/>
        <w:rPr>
          <w:rFonts w:eastAsia="Times New Roman"/>
        </w:rPr>
      </w:pPr>
      <w:r>
        <w:rPr>
          <w:rFonts w:eastAsia="Times New Roman"/>
          <w:noProof/>
          <w:color w:val="000000"/>
          <w:w w:val="1"/>
          <w:sz w:val="2"/>
          <w:szCs w:val="2"/>
          <w:bdr w:val="none" w:sz="0" w:space="0" w:color="auto" w:frame="1"/>
          <w:shd w:val="clear" w:color="auto" w:fill="000000"/>
          <w:lang w:val="x-none" w:eastAsia="x-none" w:bidi="x-none"/>
        </w:rPr>
        <w:lastRenderedPageBreak/>
        <w:drawing>
          <wp:inline distT="0" distB="0" distL="0" distR="0" wp14:anchorId="3BF0AC98" wp14:editId="1B1A139F">
            <wp:extent cx="7772400" cy="10058400"/>
            <wp:effectExtent l="0" t="0" r="0" b="0"/>
            <wp:docPr id="3" name="Picture 3" descr="C17344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173445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inline>
        </w:drawing>
      </w:r>
    </w:p>
    <w:p w14:paraId="3BA2B4CF" w14:textId="77777777" w:rsidR="00000000" w:rsidRDefault="005E55B5">
      <w:pPr>
        <w:pStyle w:val="caption"/>
        <w:divId w:val="488640236"/>
      </w:pPr>
      <w:r>
        <w:lastRenderedPageBreak/>
        <w:t>Figure 1.—Interpretive results corresponding to areas where KBB larvae have been observed.</w:t>
      </w:r>
    </w:p>
    <w:p w14:paraId="6BFF4F2D" w14:textId="77777777" w:rsidR="00000000" w:rsidRDefault="005E55B5">
      <w:pPr>
        <w:divId w:val="402676880"/>
        <w:rPr>
          <w:rFonts w:eastAsia="Times New Roman"/>
        </w:rPr>
      </w:pPr>
      <w:r>
        <w:rPr>
          <w:rFonts w:eastAsia="Times New Roman"/>
          <w:noProof/>
          <w:color w:val="000000"/>
          <w:w w:val="1"/>
          <w:sz w:val="2"/>
          <w:szCs w:val="2"/>
          <w:bdr w:val="none" w:sz="0" w:space="0" w:color="auto" w:frame="1"/>
          <w:shd w:val="clear" w:color="auto" w:fill="000000"/>
          <w:lang w:val="x-none" w:eastAsia="x-none" w:bidi="x-none"/>
        </w:rPr>
        <w:lastRenderedPageBreak/>
        <w:drawing>
          <wp:inline distT="0" distB="0" distL="0" distR="0" wp14:anchorId="526F6A6A" wp14:editId="1752526E">
            <wp:extent cx="15544800" cy="10058400"/>
            <wp:effectExtent l="0" t="0" r="0" b="0"/>
            <wp:docPr id="4" name="Picture 4" descr="6D5F52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D5F52D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44800" cy="10058400"/>
                    </a:xfrm>
                    <a:prstGeom prst="rect">
                      <a:avLst/>
                    </a:prstGeom>
                    <a:noFill/>
                    <a:ln>
                      <a:noFill/>
                    </a:ln>
                  </pic:spPr>
                </pic:pic>
              </a:graphicData>
            </a:graphic>
          </wp:inline>
        </w:drawing>
      </w:r>
    </w:p>
    <w:p w14:paraId="3C8D535B" w14:textId="77777777" w:rsidR="00000000" w:rsidRDefault="003130AE">
      <w:pPr>
        <w:pStyle w:val="caption"/>
        <w:divId w:val="402676880"/>
      </w:pPr>
      <w:ins w:id="39" w:author="Achen, Aaron - NRCS, Lincoln, NE" w:date="2019-08-07T15:30:00Z">
        <w:r>
          <w:lastRenderedPageBreak/>
          <w:t>Figure 2.---</w:t>
        </w:r>
      </w:ins>
      <w:r w:rsidR="005E55B5">
        <w:t>NRCS and partner agencies have b</w:t>
      </w:r>
      <w:r w:rsidR="005E55B5">
        <w:t>egun using these results to help target easement-program funds and to identify critical areas.</w:t>
      </w:r>
    </w:p>
    <w:p w14:paraId="14C39404" w14:textId="77777777" w:rsidR="00000000" w:rsidRDefault="005E55B5">
      <w:pPr>
        <w:pStyle w:val="Heading2"/>
        <w:divId w:val="1570726173"/>
        <w:rPr>
          <w:rFonts w:eastAsia="Times New Roman"/>
        </w:rPr>
      </w:pPr>
      <w:bookmarkStart w:id="40" w:name="_Toc16084295"/>
      <w:r>
        <w:rPr>
          <w:rFonts w:eastAsia="Times New Roman"/>
        </w:rPr>
        <w:t>Example for Proposal #6: Thematic Soil Map</w:t>
      </w:r>
      <w:bookmarkEnd w:id="40"/>
      <w:r>
        <w:rPr>
          <w:rFonts w:eastAsia="Times New Roman"/>
        </w:rPr>
        <w:t xml:space="preserve"> </w:t>
      </w:r>
    </w:p>
    <w:p w14:paraId="2E121BA5" w14:textId="77777777" w:rsidR="00000000" w:rsidRDefault="005E55B5">
      <w:pPr>
        <w:pStyle w:val="Heading4"/>
        <w:divId w:val="1502088736"/>
        <w:rPr>
          <w:rFonts w:eastAsia="Times New Roman"/>
        </w:rPr>
      </w:pPr>
      <w:bookmarkStart w:id="41" w:name="_Toc16084296"/>
      <w:r>
        <w:rPr>
          <w:rFonts w:eastAsia="Times New Roman"/>
        </w:rPr>
        <w:t>Organic Matter Depletion</w:t>
      </w:r>
      <w:bookmarkEnd w:id="41"/>
    </w:p>
    <w:p w14:paraId="07BB59A5" w14:textId="77777777" w:rsidR="00000000" w:rsidRDefault="005E55B5">
      <w:pPr>
        <w:divId w:val="1059983764"/>
        <w:rPr>
          <w:rFonts w:eastAsia="Times New Roman"/>
        </w:rPr>
      </w:pPr>
      <w:r>
        <w:rPr>
          <w:rFonts w:eastAsia="Times New Roman"/>
          <w:noProof/>
          <w:color w:val="000000"/>
          <w:w w:val="1"/>
          <w:sz w:val="2"/>
          <w:szCs w:val="2"/>
          <w:bdr w:val="none" w:sz="0" w:space="0" w:color="auto" w:frame="1"/>
          <w:shd w:val="clear" w:color="auto" w:fill="000000"/>
          <w:lang w:val="x-none" w:eastAsia="x-none" w:bidi="x-none"/>
        </w:rPr>
        <w:lastRenderedPageBreak/>
        <w:drawing>
          <wp:inline distT="0" distB="0" distL="0" distR="0" wp14:anchorId="4C310B58" wp14:editId="108D1074">
            <wp:extent cx="12239625" cy="7877175"/>
            <wp:effectExtent l="0" t="0" r="9525" b="9525"/>
            <wp:docPr id="5" name="Picture 5" descr="9F8BAC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9F8BACC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39625" cy="7877175"/>
                    </a:xfrm>
                    <a:prstGeom prst="rect">
                      <a:avLst/>
                    </a:prstGeom>
                    <a:noFill/>
                    <a:ln>
                      <a:noFill/>
                    </a:ln>
                  </pic:spPr>
                </pic:pic>
              </a:graphicData>
            </a:graphic>
          </wp:inline>
        </w:drawing>
      </w:r>
    </w:p>
    <w:p w14:paraId="396AB41B" w14:textId="77777777" w:rsidR="00AF0750" w:rsidRDefault="00AF0750" w:rsidP="003130AE">
      <w:pPr>
        <w:divId w:val="1464084041"/>
        <w:rPr>
          <w:b/>
          <w:bCs/>
        </w:rPr>
        <w:pPrChange w:id="42" w:author="Achen, Aaron - NRCS, Lincoln, NE" w:date="2019-08-07T15:30:00Z">
          <w:pPr>
            <w:pStyle w:val="Heading2"/>
            <w:divId w:val="1464084041"/>
          </w:pPr>
        </w:pPrChange>
      </w:pPr>
      <w:r w:rsidRPr="00AF0750">
        <w:t>Figure 3.---Field 3 is on the left, and Field 4 is on the right.</w:t>
      </w:r>
    </w:p>
    <w:p w14:paraId="4D8C4D3E" w14:textId="77777777" w:rsidR="00000000" w:rsidRDefault="005E55B5">
      <w:pPr>
        <w:pStyle w:val="Heading2"/>
        <w:divId w:val="1464084041"/>
        <w:rPr>
          <w:rFonts w:eastAsia="Times New Roman"/>
        </w:rPr>
      </w:pPr>
      <w:bookmarkStart w:id="43" w:name="_Toc16084297"/>
      <w:proofErr w:type="spellStart"/>
      <w:r>
        <w:rPr>
          <w:rFonts w:eastAsia="Times New Roman"/>
        </w:rPr>
        <w:lastRenderedPageBreak/>
        <w:t>AoiCoords</w:t>
      </w:r>
      <w:proofErr w:type="spellEnd"/>
      <w:r w:rsidR="00AF0750">
        <w:rPr>
          <w:rFonts w:eastAsia="Times New Roman"/>
        </w:rPr>
        <w:t>---</w:t>
      </w:r>
      <w:r>
        <w:rPr>
          <w:rFonts w:eastAsia="Times New Roman"/>
        </w:rPr>
        <w:t>JavaScript Object Notation (json)</w:t>
      </w:r>
      <w:bookmarkEnd w:id="43"/>
    </w:p>
    <w:p w14:paraId="1A7C30C6" w14:textId="77777777" w:rsidR="00000000" w:rsidRDefault="005E55B5">
      <w:pPr>
        <w:numPr>
          <w:ilvl w:val="0"/>
          <w:numId w:val="2"/>
        </w:numPr>
        <w:spacing w:before="100" w:beforeAutospacing="1" w:after="100" w:afterAutospacing="1"/>
        <w:divId w:val="1464084041"/>
        <w:rPr>
          <w:rFonts w:eastAsia="Times New Roman"/>
        </w:rPr>
      </w:pPr>
      <w:hyperlink r:id="rId13" w:history="1">
        <w:r>
          <w:rPr>
            <w:rStyle w:val="Hyperlink"/>
            <w:rFonts w:eastAsia="Times New Roman"/>
          </w:rPr>
          <w:t>https://sdmdataaccess.sc.egov.usda.gov/test/testpost.html</w:t>
        </w:r>
      </w:hyperlink>
    </w:p>
    <w:p w14:paraId="2967C8F7" w14:textId="77777777" w:rsidR="00000000" w:rsidRDefault="005E55B5">
      <w:pPr>
        <w:pStyle w:val="HTMLPreformatted"/>
        <w:divId w:val="1464084041"/>
        <w:rPr>
          <w:rStyle w:val="HTMLCode"/>
        </w:rPr>
      </w:pPr>
      <w:r>
        <w:rPr>
          <w:rStyle w:val="HTMLCode"/>
        </w:rPr>
        <w:t>{</w:t>
      </w:r>
    </w:p>
    <w:p w14:paraId="0D956594" w14:textId="77777777" w:rsidR="00000000" w:rsidRDefault="005E55B5">
      <w:pPr>
        <w:pStyle w:val="HTMLPreformatted"/>
        <w:divId w:val="1464084041"/>
        <w:rPr>
          <w:rStyle w:val="HTMLCode"/>
        </w:rPr>
      </w:pPr>
      <w:r>
        <w:rPr>
          <w:rStyle w:val="HTMLCode"/>
        </w:rPr>
        <w:t xml:space="preserve">    'type': '</w:t>
      </w:r>
      <w:proofErr w:type="spellStart"/>
      <w:r>
        <w:rPr>
          <w:rStyle w:val="HTMLCode"/>
        </w:rPr>
        <w:t>FeatureCollection</w:t>
      </w:r>
      <w:proofErr w:type="spellEnd"/>
      <w:r>
        <w:rPr>
          <w:rStyle w:val="HTMLCode"/>
        </w:rPr>
        <w:t>',</w:t>
      </w:r>
    </w:p>
    <w:p w14:paraId="37669AEF" w14:textId="77777777" w:rsidR="00000000" w:rsidRDefault="005E55B5">
      <w:pPr>
        <w:pStyle w:val="HTMLPreformatted"/>
        <w:divId w:val="1464084041"/>
        <w:rPr>
          <w:rStyle w:val="HTMLCode"/>
        </w:rPr>
      </w:pPr>
      <w:r>
        <w:rPr>
          <w:rStyle w:val="HTMLCode"/>
        </w:rPr>
        <w:t xml:space="preserve">    'features': [</w:t>
      </w:r>
    </w:p>
    <w:p w14:paraId="76529731" w14:textId="77777777" w:rsidR="00000000" w:rsidRDefault="005E55B5">
      <w:pPr>
        <w:pStyle w:val="HTMLPreformatted"/>
        <w:divId w:val="1464084041"/>
        <w:rPr>
          <w:rStyle w:val="HTMLCode"/>
        </w:rPr>
      </w:pPr>
      <w:r>
        <w:rPr>
          <w:rStyle w:val="HTMLCode"/>
        </w:rPr>
        <w:t xml:space="preserve">        {</w:t>
      </w:r>
    </w:p>
    <w:p w14:paraId="597F20DF" w14:textId="77777777" w:rsidR="00000000" w:rsidRDefault="005E55B5">
      <w:pPr>
        <w:pStyle w:val="HTMLPreformatted"/>
        <w:divId w:val="1464084041"/>
        <w:rPr>
          <w:rStyle w:val="HTMLCode"/>
        </w:rPr>
      </w:pPr>
      <w:r>
        <w:rPr>
          <w:rStyle w:val="HTMLCode"/>
        </w:rPr>
        <w:t xml:space="preserve">            'type': 'Feature',</w:t>
      </w:r>
    </w:p>
    <w:p w14:paraId="7D1CDE67" w14:textId="77777777" w:rsidR="00000000" w:rsidRDefault="005E55B5">
      <w:pPr>
        <w:pStyle w:val="HTMLPreformatted"/>
        <w:divId w:val="1464084041"/>
        <w:rPr>
          <w:rStyle w:val="HTMLCode"/>
        </w:rPr>
      </w:pPr>
      <w:r>
        <w:rPr>
          <w:rStyle w:val="HTMLCode"/>
        </w:rPr>
        <w:t xml:space="preserve">            'geometry': {</w:t>
      </w:r>
    </w:p>
    <w:p w14:paraId="578D1BFD" w14:textId="77777777" w:rsidR="00000000" w:rsidRDefault="005E55B5">
      <w:pPr>
        <w:pStyle w:val="HTMLPreformatted"/>
        <w:divId w:val="1464084041"/>
        <w:rPr>
          <w:rStyle w:val="HTMLCode"/>
        </w:rPr>
      </w:pPr>
      <w:r>
        <w:rPr>
          <w:rStyle w:val="HTMLCode"/>
        </w:rPr>
        <w:t xml:space="preserve">           </w:t>
      </w:r>
      <w:r>
        <w:rPr>
          <w:rStyle w:val="HTMLCode"/>
        </w:rPr>
        <w:t xml:space="preserve">     'type': 'Polygon',</w:t>
      </w:r>
    </w:p>
    <w:p w14:paraId="5B779B71" w14:textId="77777777" w:rsidR="00000000" w:rsidRDefault="005E55B5">
      <w:pPr>
        <w:pStyle w:val="HTMLPreformatted"/>
        <w:divId w:val="1464084041"/>
        <w:rPr>
          <w:rStyle w:val="HTMLCode"/>
        </w:rPr>
      </w:pPr>
      <w:r>
        <w:rPr>
          <w:rStyle w:val="HTMLCode"/>
        </w:rPr>
        <w:t xml:space="preserve">                'coordinates': [[[-102.12335160658608, 45.959173206572416], [-102.13402890980223, 45.959218442561564], [-102.13386921506947, 45.944643788188387], [ -102.12327175652177, 45.944703605814198], [-102.12335160658608 , 45.</w:t>
      </w:r>
      <w:r>
        <w:rPr>
          <w:rStyle w:val="HTMLCode"/>
        </w:rPr>
        <w:t>959173206572416]</w:t>
      </w:r>
    </w:p>
    <w:p w14:paraId="1693126C" w14:textId="77777777" w:rsidR="00000000" w:rsidRDefault="005E55B5">
      <w:pPr>
        <w:pStyle w:val="HTMLPreformatted"/>
        <w:divId w:val="1464084041"/>
        <w:rPr>
          <w:rStyle w:val="HTMLCode"/>
        </w:rPr>
      </w:pPr>
    </w:p>
    <w:p w14:paraId="233680F1" w14:textId="77777777" w:rsidR="00000000" w:rsidRDefault="005E55B5">
      <w:pPr>
        <w:pStyle w:val="HTMLPreformatted"/>
        <w:divId w:val="1464084041"/>
        <w:rPr>
          <w:rStyle w:val="HTMLCode"/>
        </w:rPr>
      </w:pPr>
    </w:p>
    <w:p w14:paraId="7CFD70DE" w14:textId="77777777" w:rsidR="00000000" w:rsidRDefault="005E55B5">
      <w:pPr>
        <w:pStyle w:val="HTMLPreformatted"/>
        <w:divId w:val="1464084041"/>
        <w:rPr>
          <w:rStyle w:val="HTMLCode"/>
        </w:rPr>
      </w:pPr>
      <w:r>
        <w:rPr>
          <w:rStyle w:val="HTMLCode"/>
        </w:rPr>
        <w:t>]]</w:t>
      </w:r>
    </w:p>
    <w:p w14:paraId="21DFF441" w14:textId="77777777" w:rsidR="00000000" w:rsidRDefault="005E55B5">
      <w:pPr>
        <w:pStyle w:val="HTMLPreformatted"/>
        <w:divId w:val="1464084041"/>
        <w:rPr>
          <w:rStyle w:val="HTMLCode"/>
        </w:rPr>
      </w:pPr>
      <w:r>
        <w:rPr>
          <w:rStyle w:val="HTMLCode"/>
        </w:rPr>
        <w:t xml:space="preserve">            },</w:t>
      </w:r>
    </w:p>
    <w:p w14:paraId="27AA21FA" w14:textId="77777777" w:rsidR="00000000" w:rsidRDefault="005E55B5">
      <w:pPr>
        <w:pStyle w:val="HTMLPreformatted"/>
        <w:divId w:val="1464084041"/>
        <w:rPr>
          <w:rStyle w:val="HTMLCode"/>
        </w:rPr>
      </w:pPr>
      <w:r>
        <w:rPr>
          <w:rStyle w:val="HTMLCode"/>
        </w:rPr>
        <w:t xml:space="preserve">            'properties': {'</w:t>
      </w:r>
      <w:proofErr w:type="spellStart"/>
      <w:r>
        <w:rPr>
          <w:rStyle w:val="HTMLCode"/>
        </w:rPr>
        <w:t>partName</w:t>
      </w:r>
      <w:proofErr w:type="spellEnd"/>
      <w:r>
        <w:rPr>
          <w:rStyle w:val="HTMLCode"/>
        </w:rPr>
        <w:t>': 'T9981 Fld3' }</w:t>
      </w:r>
    </w:p>
    <w:p w14:paraId="44E64EC9" w14:textId="77777777" w:rsidR="00000000" w:rsidRDefault="005E55B5">
      <w:pPr>
        <w:pStyle w:val="HTMLPreformatted"/>
        <w:divId w:val="1464084041"/>
        <w:rPr>
          <w:rStyle w:val="HTMLCode"/>
        </w:rPr>
      </w:pPr>
      <w:r>
        <w:rPr>
          <w:rStyle w:val="HTMLCode"/>
        </w:rPr>
        <w:t xml:space="preserve">        },</w:t>
      </w:r>
    </w:p>
    <w:p w14:paraId="52693C20" w14:textId="77777777" w:rsidR="00000000" w:rsidRDefault="005E55B5">
      <w:pPr>
        <w:pStyle w:val="HTMLPreformatted"/>
        <w:divId w:val="1464084041"/>
        <w:rPr>
          <w:rStyle w:val="HTMLCode"/>
        </w:rPr>
      </w:pPr>
      <w:r>
        <w:rPr>
          <w:rStyle w:val="HTMLCode"/>
        </w:rPr>
        <w:t xml:space="preserve">        {</w:t>
      </w:r>
    </w:p>
    <w:p w14:paraId="2A347FED" w14:textId="77777777" w:rsidR="00000000" w:rsidRDefault="005E55B5">
      <w:pPr>
        <w:pStyle w:val="HTMLPreformatted"/>
        <w:divId w:val="1464084041"/>
        <w:rPr>
          <w:rStyle w:val="HTMLCode"/>
        </w:rPr>
      </w:pPr>
      <w:r>
        <w:rPr>
          <w:rStyle w:val="HTMLCode"/>
        </w:rPr>
        <w:t xml:space="preserve">            'type': 'Feature',</w:t>
      </w:r>
    </w:p>
    <w:p w14:paraId="3B1C7AF1" w14:textId="77777777" w:rsidR="00000000" w:rsidRDefault="005E55B5">
      <w:pPr>
        <w:pStyle w:val="HTMLPreformatted"/>
        <w:divId w:val="1464084041"/>
        <w:rPr>
          <w:rStyle w:val="HTMLCode"/>
        </w:rPr>
      </w:pPr>
      <w:r>
        <w:rPr>
          <w:rStyle w:val="HTMLCode"/>
        </w:rPr>
        <w:t xml:space="preserve">            'geometry': {</w:t>
      </w:r>
    </w:p>
    <w:p w14:paraId="4EA55334" w14:textId="77777777" w:rsidR="00000000" w:rsidRDefault="005E55B5">
      <w:pPr>
        <w:pStyle w:val="HTMLPreformatted"/>
        <w:divId w:val="1464084041"/>
        <w:rPr>
          <w:rStyle w:val="HTMLCode"/>
        </w:rPr>
      </w:pPr>
      <w:r>
        <w:rPr>
          <w:rStyle w:val="HTMLCode"/>
        </w:rPr>
        <w:t xml:space="preserve">               'type': 'Polygon',</w:t>
      </w:r>
    </w:p>
    <w:p w14:paraId="3775E20F" w14:textId="77777777" w:rsidR="00000000" w:rsidRDefault="005E55B5">
      <w:pPr>
        <w:pStyle w:val="HTMLPreformatted"/>
        <w:divId w:val="1464084041"/>
        <w:rPr>
          <w:rStyle w:val="HTMLCode"/>
        </w:rPr>
      </w:pPr>
      <w:r>
        <w:rPr>
          <w:rStyle w:val="HTMLCode"/>
        </w:rPr>
        <w:t xml:space="preserve">               'coordinates': [[</w:t>
      </w:r>
    </w:p>
    <w:p w14:paraId="406E3011" w14:textId="77777777" w:rsidR="00000000" w:rsidRDefault="005E55B5">
      <w:pPr>
        <w:pStyle w:val="HTMLPreformatted"/>
        <w:divId w:val="1464084041"/>
        <w:rPr>
          <w:rStyle w:val="HTMLCode"/>
        </w:rPr>
      </w:pPr>
      <w:r>
        <w:rPr>
          <w:rStyle w:val="HTMLCode"/>
        </w:rPr>
        <w:t>[-102.1130336443976, 45.959162795100383], [-102.12335160658608, 45.959173206572416], [-102.12327175652177, 45.944703605814198], [-102.1128892282776, 45.944710506326032], [-102.1130336443976, 45.959162795100383]</w:t>
      </w:r>
    </w:p>
    <w:p w14:paraId="5E36D51D" w14:textId="77777777" w:rsidR="00000000" w:rsidRDefault="005E55B5">
      <w:pPr>
        <w:pStyle w:val="HTMLPreformatted"/>
        <w:divId w:val="1464084041"/>
        <w:rPr>
          <w:rStyle w:val="HTMLCode"/>
        </w:rPr>
      </w:pPr>
    </w:p>
    <w:p w14:paraId="789AAAAC" w14:textId="77777777" w:rsidR="00000000" w:rsidRDefault="005E55B5">
      <w:pPr>
        <w:pStyle w:val="HTMLPreformatted"/>
        <w:divId w:val="1464084041"/>
        <w:rPr>
          <w:rStyle w:val="HTMLCode"/>
        </w:rPr>
      </w:pPr>
      <w:r>
        <w:rPr>
          <w:rStyle w:val="HTMLCode"/>
        </w:rPr>
        <w:t>]]</w:t>
      </w:r>
    </w:p>
    <w:p w14:paraId="60929353" w14:textId="77777777" w:rsidR="00000000" w:rsidRDefault="005E55B5">
      <w:pPr>
        <w:pStyle w:val="HTMLPreformatted"/>
        <w:divId w:val="1464084041"/>
        <w:rPr>
          <w:rStyle w:val="HTMLCode"/>
        </w:rPr>
      </w:pPr>
      <w:r>
        <w:rPr>
          <w:rStyle w:val="HTMLCode"/>
        </w:rPr>
        <w:t xml:space="preserve">             },</w:t>
      </w:r>
    </w:p>
    <w:p w14:paraId="722AC751" w14:textId="77777777" w:rsidR="00000000" w:rsidRDefault="005E55B5">
      <w:pPr>
        <w:pStyle w:val="HTMLPreformatted"/>
        <w:divId w:val="1464084041"/>
        <w:rPr>
          <w:rStyle w:val="HTMLCode"/>
        </w:rPr>
      </w:pPr>
      <w:r>
        <w:rPr>
          <w:rStyle w:val="HTMLCode"/>
        </w:rPr>
        <w:t xml:space="preserve">            'properties':</w:t>
      </w:r>
      <w:r>
        <w:rPr>
          <w:rStyle w:val="HTMLCode"/>
        </w:rPr>
        <w:t xml:space="preserve"> {'</w:t>
      </w:r>
      <w:proofErr w:type="spellStart"/>
      <w:r>
        <w:rPr>
          <w:rStyle w:val="HTMLCode"/>
        </w:rPr>
        <w:t>partName</w:t>
      </w:r>
      <w:proofErr w:type="spellEnd"/>
      <w:r>
        <w:rPr>
          <w:rStyle w:val="HTMLCode"/>
        </w:rPr>
        <w:t>': 'T9981 Fld4' }</w:t>
      </w:r>
    </w:p>
    <w:p w14:paraId="6E2D6B67" w14:textId="77777777" w:rsidR="00000000" w:rsidRDefault="005E55B5">
      <w:pPr>
        <w:pStyle w:val="HTMLPreformatted"/>
        <w:divId w:val="1464084041"/>
        <w:rPr>
          <w:rStyle w:val="HTMLCode"/>
        </w:rPr>
      </w:pPr>
      <w:r>
        <w:rPr>
          <w:rStyle w:val="HTMLCode"/>
        </w:rPr>
        <w:t xml:space="preserve">        }</w:t>
      </w:r>
    </w:p>
    <w:p w14:paraId="5F7E4DB8" w14:textId="77777777" w:rsidR="00000000" w:rsidRDefault="005E55B5">
      <w:pPr>
        <w:pStyle w:val="HTMLPreformatted"/>
        <w:divId w:val="1464084041"/>
        <w:rPr>
          <w:rStyle w:val="HTMLCode"/>
        </w:rPr>
      </w:pPr>
      <w:r>
        <w:rPr>
          <w:rStyle w:val="HTMLCode"/>
        </w:rPr>
        <w:t xml:space="preserve">       ]</w:t>
      </w:r>
    </w:p>
    <w:p w14:paraId="0B787D10" w14:textId="77777777" w:rsidR="00000000" w:rsidRDefault="005E55B5">
      <w:pPr>
        <w:pStyle w:val="HTMLPreformatted"/>
        <w:divId w:val="1464084041"/>
      </w:pPr>
      <w:r>
        <w:rPr>
          <w:rStyle w:val="HTMLCode"/>
        </w:rPr>
        <w:t>}</w:t>
      </w:r>
    </w:p>
    <w:p w14:paraId="286293E6" w14:textId="77777777" w:rsidR="00000000" w:rsidRDefault="005E55B5">
      <w:pPr>
        <w:numPr>
          <w:ilvl w:val="0"/>
          <w:numId w:val="3"/>
        </w:numPr>
        <w:spacing w:before="100" w:beforeAutospacing="1" w:after="100" w:afterAutospacing="1"/>
        <w:divId w:val="1464084041"/>
        <w:rPr>
          <w:rFonts w:eastAsia="Times New Roman"/>
        </w:rPr>
      </w:pPr>
      <w:hyperlink r:id="rId14" w:history="1">
        <w:r>
          <w:rPr>
            <w:rStyle w:val="Hyperlink"/>
            <w:rFonts w:eastAsia="Times New Roman"/>
          </w:rPr>
          <w:t>https://www.nrcs.usda.gov/Internet/FSE_DOCUMENTS/nrcseprd1390056.html</w:t>
        </w:r>
      </w:hyperlink>
      <w:r>
        <w:rPr>
          <w:rFonts w:eastAsia="Times New Roman"/>
        </w:rPr>
        <w:t xml:space="preserve"> </w:t>
      </w:r>
    </w:p>
    <w:p w14:paraId="68D0A429" w14:textId="77777777" w:rsidR="00000000" w:rsidRDefault="005E55B5">
      <w:pPr>
        <w:numPr>
          <w:ilvl w:val="1"/>
          <w:numId w:val="3"/>
        </w:numPr>
        <w:spacing w:before="100" w:beforeAutospacing="1" w:after="100" w:afterAutospacing="1"/>
        <w:divId w:val="1464084041"/>
        <w:rPr>
          <w:rFonts w:eastAsia="Times New Roman"/>
        </w:rPr>
      </w:pPr>
      <w:r>
        <w:rPr>
          <w:rFonts w:eastAsia="Times New Roman"/>
        </w:rPr>
        <w:t>AOI= 40055</w:t>
      </w:r>
    </w:p>
    <w:p w14:paraId="2736AF48" w14:textId="77777777" w:rsidR="00000000" w:rsidRDefault="005E55B5">
      <w:pPr>
        <w:numPr>
          <w:ilvl w:val="1"/>
          <w:numId w:val="3"/>
        </w:numPr>
        <w:spacing w:before="100" w:beforeAutospacing="1" w:after="100" w:afterAutospacing="1"/>
        <w:divId w:val="1464084041"/>
        <w:rPr>
          <w:rFonts w:eastAsia="Times New Roman"/>
        </w:rPr>
      </w:pPr>
      <w:proofErr w:type="spellStart"/>
      <w:r>
        <w:rPr>
          <w:rFonts w:eastAsia="Times New Roman"/>
        </w:rPr>
        <w:t>interpresultid</w:t>
      </w:r>
      <w:proofErr w:type="spellEnd"/>
      <w:r>
        <w:rPr>
          <w:rFonts w:eastAsia="Times New Roman"/>
        </w:rPr>
        <w:t xml:space="preserve"> = 2915</w:t>
      </w:r>
    </w:p>
    <w:p w14:paraId="77EF36B1" w14:textId="77777777" w:rsidR="005E55B5" w:rsidRDefault="005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pict w14:anchorId="4E4216E3"/>
      </w:r>
      <w:r>
        <w:rPr>
          <w:rFonts w:eastAsia="Times New Roman"/>
        </w:rPr>
        <w:pict w14:anchorId="5874E7D7"/>
      </w:r>
    </w:p>
    <w:sectPr w:rsidR="005E55B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3" w:author="Achen, Aaron - NRCS, Lincoln, NE" w:date="2019-08-07T15:29:00Z" w:initials="AA-NLN">
    <w:p w14:paraId="0EBCF1AF" w14:textId="77777777" w:rsidR="003130AE" w:rsidRDefault="003130AE">
      <w:pPr>
        <w:pStyle w:val="CommentText"/>
      </w:pPr>
      <w:r>
        <w:rPr>
          <w:rStyle w:val="CommentReference"/>
        </w:rPr>
        <w:annotationRef/>
      </w:r>
      <w:r>
        <w:t>Again, I forgot to turn on track changes.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BCF1A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BCF1AF" w16cid:durableId="20F56CD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C508A"/>
    <w:multiLevelType w:val="multilevel"/>
    <w:tmpl w:val="E79AA9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319E4419"/>
    <w:multiLevelType w:val="multilevel"/>
    <w:tmpl w:val="583A1C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768D5A38"/>
    <w:multiLevelType w:val="multilevel"/>
    <w:tmpl w:val="C13CA3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2"/>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chen, Aaron - NRCS, Lincoln, NE">
    <w15:presenceInfo w15:providerId="None" w15:userId="Achen, Aaron - NRCS, Lincoln, 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spelling="clean" w:grammar="clean"/>
  <w:trackRevisions/>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BF3DD7"/>
    <w:rsid w:val="00230576"/>
    <w:rsid w:val="00311D8B"/>
    <w:rsid w:val="003130AE"/>
    <w:rsid w:val="005E55B5"/>
    <w:rsid w:val="00AF0750"/>
    <w:rsid w:val="00BF3D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49E066"/>
  <w15:chartTrackingRefBased/>
  <w15:docId w15:val="{FC80E8BF-3B96-460C-9FA1-AFA4C7133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51"/>
      <w:szCs w:val="51"/>
    </w:rPr>
  </w:style>
  <w:style w:type="paragraph" w:styleId="Heading2">
    <w:name w:val="heading 2"/>
    <w:basedOn w:val="Normal"/>
    <w:link w:val="Heading2Char"/>
    <w:uiPriority w:val="9"/>
    <w:qFormat/>
    <w:pPr>
      <w:spacing w:before="100" w:beforeAutospacing="1" w:after="100" w:afterAutospacing="1"/>
      <w:outlineLvl w:val="1"/>
    </w:pPr>
    <w:rPr>
      <w:b/>
      <w:bCs/>
      <w:sz w:val="45"/>
      <w:szCs w:val="45"/>
    </w:rPr>
  </w:style>
  <w:style w:type="paragraph" w:styleId="Heading3">
    <w:name w:val="heading 3"/>
    <w:basedOn w:val="Normal"/>
    <w:link w:val="Heading3Char"/>
    <w:uiPriority w:val="9"/>
    <w:qFormat/>
    <w:pPr>
      <w:spacing w:before="100" w:beforeAutospacing="1" w:after="100" w:afterAutospacing="1"/>
      <w:outlineLvl w:val="2"/>
    </w:pPr>
    <w:rPr>
      <w:b/>
      <w:bCs/>
      <w:sz w:val="36"/>
      <w:szCs w:val="36"/>
    </w:rPr>
  </w:style>
  <w:style w:type="paragraph" w:styleId="Heading4">
    <w:name w:val="heading 4"/>
    <w:basedOn w:val="Normal"/>
    <w:link w:val="Heading4Char"/>
    <w:uiPriority w:val="9"/>
    <w:qFormat/>
    <w:pPr>
      <w:spacing w:before="100" w:beforeAutospacing="1" w:after="100" w:afterAutospacing="1"/>
      <w:outlineLvl w:val="3"/>
    </w:pPr>
    <w:rPr>
      <w:b/>
      <w:bCs/>
      <w:sz w:val="27"/>
      <w:szCs w:val="27"/>
    </w:rPr>
  </w:style>
  <w:style w:type="paragraph" w:styleId="Heading5">
    <w:name w:val="heading 5"/>
    <w:basedOn w:val="Normal"/>
    <w:link w:val="Heading5Char"/>
    <w:uiPriority w:val="9"/>
    <w:qFormat/>
    <w:pPr>
      <w:spacing w:before="100" w:beforeAutospacing="1" w:after="100" w:afterAutospacing="1"/>
      <w:outlineLvl w:val="4"/>
    </w:pPr>
    <w:rPr>
      <w:b/>
      <w:bCs/>
    </w:rPr>
  </w:style>
  <w:style w:type="paragraph" w:styleId="Heading6">
    <w:name w:val="heading 6"/>
    <w:basedOn w:val="Normal"/>
    <w:link w:val="Heading6Char"/>
    <w:uiPriority w:val="9"/>
    <w:qFormat/>
    <w:pPr>
      <w:spacing w:before="100" w:beforeAutospacing="1" w:after="100" w:afterAutospacing="1"/>
      <w:outlineLvl w:val="5"/>
    </w:pPr>
    <w:rPr>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styleId="HTMLCode">
    <w:name w:val="HTML Code"/>
    <w:basedOn w:val="DefaultParagraphFont"/>
    <w:uiPriority w:val="99"/>
    <w:semiHidden/>
    <w:unhideWhenUsed/>
    <w:rPr>
      <w:rFonts w:ascii="Courier New" w:eastAsiaTheme="minorEastAsia" w:hAnsi="Courier New" w:cs="Courier New" w:hint="default"/>
      <w:sz w:val="20"/>
      <w:szCs w:val="20"/>
    </w:rPr>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color w:val="2F5496" w:themeColor="accent1" w:themeShade="BF"/>
      <w:sz w:val="32"/>
      <w:szCs w:val="32"/>
    </w:rPr>
  </w:style>
  <w:style w:type="character" w:customStyle="1" w:styleId="Heading2Char">
    <w:name w:val="Heading 2 Char"/>
    <w:basedOn w:val="DefaultParagraphFont"/>
    <w:link w:val="Heading2"/>
    <w:uiPriority w:val="9"/>
    <w:semiHidden/>
    <w:locked/>
    <w:rPr>
      <w:rFonts w:asciiTheme="majorHAnsi" w:eastAsiaTheme="majorEastAsia" w:hAnsiTheme="majorHAnsi" w:cstheme="majorBidi" w:hint="default"/>
      <w:color w:val="2F5496" w:themeColor="accent1" w:themeShade="BF"/>
      <w:sz w:val="26"/>
      <w:szCs w:val="26"/>
    </w:rPr>
  </w:style>
  <w:style w:type="character" w:customStyle="1" w:styleId="Heading3Char">
    <w:name w:val="Heading 3 Char"/>
    <w:basedOn w:val="DefaultParagraphFont"/>
    <w:link w:val="Heading3"/>
    <w:uiPriority w:val="9"/>
    <w:semiHidden/>
    <w:locked/>
    <w:rPr>
      <w:rFonts w:asciiTheme="majorHAnsi" w:eastAsiaTheme="majorEastAsia" w:hAnsiTheme="majorHAnsi" w:cstheme="majorBidi" w:hint="default"/>
      <w:color w:val="1F3763" w:themeColor="accent1" w:themeShade="7F"/>
      <w:sz w:val="24"/>
      <w:szCs w:val="24"/>
    </w:rPr>
  </w:style>
  <w:style w:type="character" w:customStyle="1" w:styleId="Heading4Char">
    <w:name w:val="Heading 4 Char"/>
    <w:basedOn w:val="DefaultParagraphFont"/>
    <w:link w:val="Heading4"/>
    <w:uiPriority w:val="9"/>
    <w:semiHidden/>
    <w:locked/>
    <w:rPr>
      <w:rFonts w:asciiTheme="majorHAnsi" w:eastAsiaTheme="majorEastAsia" w:hAnsiTheme="majorHAnsi" w:cstheme="majorBidi" w:hint="default"/>
      <w:i/>
      <w:iCs/>
      <w:color w:val="2F5496" w:themeColor="accent1" w:themeShade="BF"/>
      <w:sz w:val="24"/>
      <w:szCs w:val="24"/>
    </w:rPr>
  </w:style>
  <w:style w:type="character" w:customStyle="1" w:styleId="Heading5Char">
    <w:name w:val="Heading 5 Char"/>
    <w:basedOn w:val="DefaultParagraphFont"/>
    <w:link w:val="Heading5"/>
    <w:uiPriority w:val="9"/>
    <w:semiHidden/>
    <w:locked/>
    <w:rPr>
      <w:rFonts w:asciiTheme="majorHAnsi" w:eastAsiaTheme="majorEastAsia" w:hAnsiTheme="majorHAnsi" w:cstheme="majorBidi" w:hint="default"/>
      <w:color w:val="2F5496" w:themeColor="accent1" w:themeShade="BF"/>
      <w:sz w:val="24"/>
      <w:szCs w:val="24"/>
    </w:rPr>
  </w:style>
  <w:style w:type="character" w:customStyle="1" w:styleId="Heading6Char">
    <w:name w:val="Heading 6 Char"/>
    <w:basedOn w:val="DefaultParagraphFont"/>
    <w:link w:val="Heading6"/>
    <w:uiPriority w:val="9"/>
    <w:semiHidden/>
    <w:locked/>
    <w:rPr>
      <w:rFonts w:asciiTheme="majorHAnsi" w:eastAsiaTheme="majorEastAsia" w:hAnsiTheme="majorHAnsi" w:cstheme="majorBidi" w:hint="default"/>
      <w:color w:val="1F3763" w:themeColor="accent1" w:themeShade="7F"/>
      <w:sz w:val="24"/>
      <w:szCs w:val="24"/>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Pr>
      <w:rFonts w:ascii="Consolas" w:eastAsiaTheme="minorEastAsia" w:hAnsi="Consolas" w:hint="default"/>
    </w:rPr>
  </w:style>
  <w:style w:type="paragraph" w:customStyle="1" w:styleId="msonormal0">
    <w:name w:val="msonormal"/>
    <w:basedOn w:val="Normal"/>
    <w:uiPriority w:val="99"/>
    <w:semiHidden/>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locked/>
    <w:rPr>
      <w:rFonts w:ascii="Segoe UI" w:eastAsiaTheme="minorEastAsia" w:hAnsi="Segoe UI" w:cs="Segoe UI" w:hint="default"/>
      <w:sz w:val="18"/>
      <w:szCs w:val="18"/>
    </w:rPr>
  </w:style>
  <w:style w:type="paragraph" w:customStyle="1" w:styleId="main-container">
    <w:name w:val="main-container"/>
    <w:basedOn w:val="Normal"/>
    <w:uiPriority w:val="99"/>
    <w:semiHidden/>
    <w:pPr>
      <w:spacing w:before="100" w:beforeAutospacing="1" w:after="100" w:afterAutospacing="1"/>
    </w:pPr>
  </w:style>
  <w:style w:type="paragraph" w:customStyle="1" w:styleId="tabbed-pane">
    <w:name w:val="tabbed-pane"/>
    <w:basedOn w:val="Normal"/>
    <w:uiPriority w:val="99"/>
    <w:semiHidden/>
    <w:pPr>
      <w:spacing w:before="100" w:beforeAutospacing="1" w:after="100" w:afterAutospacing="1"/>
    </w:pPr>
  </w:style>
  <w:style w:type="paragraph" w:customStyle="1" w:styleId="html-widget">
    <w:name w:val="html-widget"/>
    <w:basedOn w:val="Normal"/>
    <w:uiPriority w:val="99"/>
    <w:semiHidden/>
    <w:pPr>
      <w:spacing w:before="100" w:beforeAutospacing="1" w:after="300"/>
    </w:pPr>
  </w:style>
  <w:style w:type="paragraph" w:customStyle="1" w:styleId="toc-content">
    <w:name w:val="toc-content"/>
    <w:basedOn w:val="Normal"/>
    <w:uiPriority w:val="99"/>
    <w:semiHidden/>
    <w:pPr>
      <w:spacing w:before="100" w:beforeAutospacing="1" w:after="100" w:afterAutospacing="1"/>
    </w:pPr>
  </w:style>
  <w:style w:type="paragraph" w:customStyle="1" w:styleId="tocify-item">
    <w:name w:val="tocify-item"/>
    <w:basedOn w:val="Normal"/>
    <w:uiPriority w:val="99"/>
    <w:semiHidden/>
    <w:pPr>
      <w:spacing w:before="100" w:beforeAutospacing="1" w:after="100" w:afterAutospacing="1"/>
    </w:pPr>
  </w:style>
  <w:style w:type="paragraph" w:customStyle="1" w:styleId="tocify-item1">
    <w:name w:val="tocify-item1"/>
    <w:basedOn w:val="Normal"/>
    <w:uiPriority w:val="99"/>
    <w:semiHidden/>
    <w:pPr>
      <w:spacing w:before="100" w:beforeAutospacing="1" w:after="100" w:afterAutospacing="1"/>
    </w:pPr>
    <w:rPr>
      <w:sz w:val="22"/>
      <w:szCs w:val="22"/>
    </w:rPr>
  </w:style>
  <w:style w:type="paragraph" w:customStyle="1" w:styleId="tocify-item2">
    <w:name w:val="tocify-item2"/>
    <w:basedOn w:val="Normal"/>
    <w:uiPriority w:val="99"/>
    <w:semiHidden/>
    <w:pPr>
      <w:spacing w:before="100" w:beforeAutospacing="1" w:after="100" w:afterAutospacing="1"/>
    </w:pPr>
    <w:rPr>
      <w:sz w:val="22"/>
      <w:szCs w:val="22"/>
    </w:rPr>
  </w:style>
  <w:style w:type="paragraph" w:customStyle="1" w:styleId="caption">
    <w:name w:val="caption"/>
    <w:basedOn w:val="Normal"/>
    <w:uiPriority w:val="99"/>
    <w:semiHidden/>
    <w:pPr>
      <w:spacing w:before="100" w:beforeAutospacing="1" w:after="100" w:afterAutospacing="1"/>
    </w:pPr>
  </w:style>
  <w:style w:type="character" w:styleId="Strong">
    <w:name w:val="Strong"/>
    <w:basedOn w:val="DefaultParagraphFont"/>
    <w:uiPriority w:val="22"/>
    <w:qFormat/>
    <w:rPr>
      <w:b/>
      <w:bCs/>
    </w:rPr>
  </w:style>
  <w:style w:type="character" w:styleId="CommentReference">
    <w:name w:val="annotation reference"/>
    <w:basedOn w:val="DefaultParagraphFont"/>
    <w:uiPriority w:val="99"/>
    <w:semiHidden/>
    <w:unhideWhenUsed/>
    <w:rsid w:val="003130AE"/>
    <w:rPr>
      <w:sz w:val="16"/>
      <w:szCs w:val="16"/>
    </w:rPr>
  </w:style>
  <w:style w:type="paragraph" w:styleId="CommentText">
    <w:name w:val="annotation text"/>
    <w:basedOn w:val="Normal"/>
    <w:link w:val="CommentTextChar"/>
    <w:uiPriority w:val="99"/>
    <w:semiHidden/>
    <w:unhideWhenUsed/>
    <w:rsid w:val="003130AE"/>
    <w:rPr>
      <w:sz w:val="20"/>
      <w:szCs w:val="20"/>
    </w:rPr>
  </w:style>
  <w:style w:type="character" w:customStyle="1" w:styleId="CommentTextChar">
    <w:name w:val="Comment Text Char"/>
    <w:basedOn w:val="DefaultParagraphFont"/>
    <w:link w:val="CommentText"/>
    <w:uiPriority w:val="99"/>
    <w:semiHidden/>
    <w:rsid w:val="003130AE"/>
    <w:rPr>
      <w:rFonts w:eastAsiaTheme="minorEastAsia"/>
    </w:rPr>
  </w:style>
  <w:style w:type="paragraph" w:styleId="CommentSubject">
    <w:name w:val="annotation subject"/>
    <w:basedOn w:val="CommentText"/>
    <w:next w:val="CommentText"/>
    <w:link w:val="CommentSubjectChar"/>
    <w:uiPriority w:val="99"/>
    <w:semiHidden/>
    <w:unhideWhenUsed/>
    <w:rsid w:val="003130AE"/>
    <w:rPr>
      <w:b/>
      <w:bCs/>
    </w:rPr>
  </w:style>
  <w:style w:type="character" w:customStyle="1" w:styleId="CommentSubjectChar">
    <w:name w:val="Comment Subject Char"/>
    <w:basedOn w:val="CommentTextChar"/>
    <w:link w:val="CommentSubject"/>
    <w:uiPriority w:val="99"/>
    <w:semiHidden/>
    <w:rsid w:val="003130AE"/>
    <w:rPr>
      <w:rFonts w:eastAsiaTheme="minorEastAsia"/>
      <w:b/>
      <w:bCs/>
    </w:rPr>
  </w:style>
  <w:style w:type="paragraph" w:styleId="TOC1">
    <w:name w:val="toc 1"/>
    <w:basedOn w:val="Normal"/>
    <w:next w:val="Normal"/>
    <w:autoRedefine/>
    <w:uiPriority w:val="39"/>
    <w:unhideWhenUsed/>
    <w:rsid w:val="003130AE"/>
    <w:pPr>
      <w:spacing w:after="100"/>
    </w:pPr>
  </w:style>
  <w:style w:type="paragraph" w:styleId="TOC2">
    <w:name w:val="toc 2"/>
    <w:basedOn w:val="Normal"/>
    <w:next w:val="Normal"/>
    <w:autoRedefine/>
    <w:uiPriority w:val="39"/>
    <w:unhideWhenUsed/>
    <w:rsid w:val="003130AE"/>
    <w:pPr>
      <w:spacing w:after="100"/>
      <w:ind w:left="240"/>
    </w:pPr>
  </w:style>
  <w:style w:type="paragraph" w:styleId="TOC4">
    <w:name w:val="toc 4"/>
    <w:basedOn w:val="Normal"/>
    <w:next w:val="Normal"/>
    <w:autoRedefine/>
    <w:uiPriority w:val="39"/>
    <w:unhideWhenUsed/>
    <w:rsid w:val="003130AE"/>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273715">
      <w:marLeft w:val="0"/>
      <w:marRight w:val="0"/>
      <w:marTop w:val="0"/>
      <w:marBottom w:val="0"/>
      <w:divBdr>
        <w:top w:val="none" w:sz="0" w:space="0" w:color="auto"/>
        <w:left w:val="none" w:sz="0" w:space="0" w:color="auto"/>
        <w:bottom w:val="none" w:sz="0" w:space="0" w:color="auto"/>
        <w:right w:val="none" w:sz="0" w:space="0" w:color="auto"/>
      </w:divBdr>
      <w:divsChild>
        <w:div w:id="488640236">
          <w:marLeft w:val="0"/>
          <w:marRight w:val="0"/>
          <w:marTop w:val="0"/>
          <w:marBottom w:val="0"/>
          <w:divBdr>
            <w:top w:val="none" w:sz="0" w:space="0" w:color="auto"/>
            <w:left w:val="none" w:sz="0" w:space="0" w:color="auto"/>
            <w:bottom w:val="none" w:sz="0" w:space="0" w:color="auto"/>
            <w:right w:val="none" w:sz="0" w:space="0" w:color="auto"/>
          </w:divBdr>
        </w:div>
        <w:div w:id="402676880">
          <w:marLeft w:val="0"/>
          <w:marRight w:val="0"/>
          <w:marTop w:val="0"/>
          <w:marBottom w:val="0"/>
          <w:divBdr>
            <w:top w:val="none" w:sz="0" w:space="0" w:color="auto"/>
            <w:left w:val="none" w:sz="0" w:space="0" w:color="auto"/>
            <w:bottom w:val="none" w:sz="0" w:space="0" w:color="auto"/>
            <w:right w:val="none" w:sz="0" w:space="0" w:color="auto"/>
          </w:divBdr>
        </w:div>
      </w:divsChild>
    </w:div>
    <w:div w:id="1464084041">
      <w:marLeft w:val="0"/>
      <w:marRight w:val="0"/>
      <w:marTop w:val="0"/>
      <w:marBottom w:val="0"/>
      <w:divBdr>
        <w:top w:val="none" w:sz="0" w:space="0" w:color="auto"/>
        <w:left w:val="none" w:sz="0" w:space="0" w:color="auto"/>
        <w:bottom w:val="none" w:sz="0" w:space="0" w:color="auto"/>
        <w:right w:val="none" w:sz="0" w:space="0" w:color="auto"/>
      </w:divBdr>
    </w:div>
    <w:div w:id="1525710160">
      <w:marLeft w:val="0"/>
      <w:marRight w:val="0"/>
      <w:marTop w:val="0"/>
      <w:marBottom w:val="0"/>
      <w:divBdr>
        <w:top w:val="none" w:sz="0" w:space="0" w:color="auto"/>
        <w:left w:val="none" w:sz="0" w:space="0" w:color="auto"/>
        <w:bottom w:val="none" w:sz="0" w:space="0" w:color="auto"/>
        <w:right w:val="none" w:sz="0" w:space="0" w:color="auto"/>
      </w:divBdr>
      <w:divsChild>
        <w:div w:id="1216350551">
          <w:marLeft w:val="0"/>
          <w:marRight w:val="0"/>
          <w:marTop w:val="0"/>
          <w:marBottom w:val="0"/>
          <w:divBdr>
            <w:top w:val="none" w:sz="0" w:space="0" w:color="auto"/>
            <w:left w:val="none" w:sz="0" w:space="0" w:color="auto"/>
            <w:bottom w:val="none" w:sz="0" w:space="0" w:color="auto"/>
            <w:right w:val="none" w:sz="0" w:space="0" w:color="auto"/>
          </w:divBdr>
        </w:div>
        <w:div w:id="252013661">
          <w:marLeft w:val="0"/>
          <w:marRight w:val="0"/>
          <w:marTop w:val="0"/>
          <w:marBottom w:val="0"/>
          <w:divBdr>
            <w:top w:val="none" w:sz="0" w:space="0" w:color="auto"/>
            <w:left w:val="none" w:sz="0" w:space="0" w:color="auto"/>
            <w:bottom w:val="none" w:sz="0" w:space="0" w:color="auto"/>
            <w:right w:val="none" w:sz="0" w:space="0" w:color="auto"/>
          </w:divBdr>
        </w:div>
      </w:divsChild>
    </w:div>
    <w:div w:id="1570726173">
      <w:marLeft w:val="0"/>
      <w:marRight w:val="0"/>
      <w:marTop w:val="0"/>
      <w:marBottom w:val="0"/>
      <w:divBdr>
        <w:top w:val="none" w:sz="0" w:space="0" w:color="auto"/>
        <w:left w:val="none" w:sz="0" w:space="0" w:color="auto"/>
        <w:bottom w:val="none" w:sz="0" w:space="0" w:color="auto"/>
        <w:right w:val="none" w:sz="0" w:space="0" w:color="auto"/>
      </w:divBdr>
      <w:divsChild>
        <w:div w:id="1502088736">
          <w:marLeft w:val="0"/>
          <w:marRight w:val="0"/>
          <w:marTop w:val="0"/>
          <w:marBottom w:val="0"/>
          <w:divBdr>
            <w:top w:val="none" w:sz="0" w:space="0" w:color="auto"/>
            <w:left w:val="none" w:sz="0" w:space="0" w:color="auto"/>
            <w:bottom w:val="none" w:sz="0" w:space="0" w:color="auto"/>
            <w:right w:val="none" w:sz="0" w:space="0" w:color="auto"/>
          </w:divBdr>
          <w:divsChild>
            <w:div w:id="105998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4067">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dmdataaccess.sc.egov.usda.gov/test/testpost.html" TargetMode="Externa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jp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nrcs.usda.gov/Internet/FSE_DOCUMENTS/nrcseprd1390056.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1230</Words>
  <Characters>7014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Future CART Enhancements</vt:lpstr>
    </vt:vector>
  </TitlesOfParts>
  <Company/>
  <LinksUpToDate>false</LinksUpToDate>
  <CharactersWithSpaces>8228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CART Enhancements</dc:title>
  <dc:subject/>
  <dc:creator>Achen, Aaron - NRCS, Lincoln, NE</dc:creator>
  <cp:keywords/>
  <dc:description/>
  <cp:lastModifiedBy>Achen, Aaron - NRCS, Lincoln, NE</cp:lastModifiedBy>
  <cp:revision>2</cp:revision>
  <dcterms:created xsi:type="dcterms:W3CDTF">2019-08-07T20:31:00Z</dcterms:created>
  <dcterms:modified xsi:type="dcterms:W3CDTF">2019-08-07T20:31:00Z</dcterms:modified>
</cp:coreProperties>
</file>